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4CB15">
      <w:pPr>
        <w:ind w:firstLine="0" w:firstLineChars="0"/>
        <w:jc w:val="center"/>
        <w:rPr>
          <w:rFonts w:hint="eastAsia" w:ascii="华文行楷" w:hAnsi="华文行楷" w:eastAsia="华文行楷" w:cs="华文行楷"/>
          <w:b/>
          <w:bCs/>
          <w:sz w:val="56"/>
          <w:szCs w:val="56"/>
        </w:rPr>
      </w:pPr>
      <w:bookmarkStart w:id="0" w:name="_Toc97823705"/>
      <w:bookmarkStart w:id="1" w:name="_Toc97823735"/>
      <w:r>
        <w:rPr>
          <w:rFonts w:hint="eastAsia" w:ascii="华文行楷" w:hAnsi="华文行楷" w:eastAsia="华文行楷" w:cs="华文行楷"/>
          <w:b/>
          <w:bCs/>
          <w:sz w:val="56"/>
          <w:szCs w:val="56"/>
        </w:rPr>
        <w:t>南京审计大学金审学院</w:t>
      </w:r>
    </w:p>
    <w:p w14:paraId="4BC9C43A">
      <w:pPr>
        <w:ind w:firstLine="0" w:firstLineChars="0"/>
        <w:jc w:val="center"/>
        <w:rPr>
          <w:rFonts w:hint="eastAsia" w:ascii="微软雅黑" w:hAnsi="微软雅黑" w:eastAsia="微软雅黑" w:cs="微软雅黑"/>
          <w:b/>
          <w:bCs/>
          <w:sz w:val="72"/>
          <w:szCs w:val="72"/>
        </w:rPr>
      </w:pPr>
      <w:r>
        <w:rPr>
          <w:rFonts w:hint="eastAsia" w:ascii="微软雅黑" w:hAnsi="微软雅黑" w:eastAsia="微软雅黑" w:cs="微软雅黑"/>
          <w:b/>
          <w:bCs/>
          <w:sz w:val="72"/>
          <w:szCs w:val="72"/>
        </w:rPr>
        <w:t>毕 业 论 文（ 设 计 ）</w:t>
      </w:r>
    </w:p>
    <w:p w14:paraId="3E6581E7">
      <w:pPr>
        <w:ind w:firstLine="482"/>
        <w:jc w:val="center"/>
        <w:rPr>
          <w:rFonts w:hint="eastAsia"/>
          <w:b/>
          <w:bCs/>
        </w:rPr>
      </w:pPr>
    </w:p>
    <w:p w14:paraId="296D5FFC">
      <w:pPr>
        <w:ind w:firstLine="964"/>
        <w:jc w:val="center"/>
        <w:rPr>
          <w:rFonts w:hint="eastAsia"/>
          <w:b/>
          <w:bCs/>
          <w:sz w:val="28"/>
          <w:szCs w:val="22"/>
        </w:rPr>
      </w:pPr>
      <w:r>
        <w:rPr>
          <w:rFonts w:hint="eastAsia"/>
          <w:b/>
          <w:bCs/>
          <w:sz w:val="48"/>
          <w:szCs w:val="48"/>
        </w:rPr>
        <w:t>（2026届）</w:t>
      </w:r>
    </w:p>
    <w:p w14:paraId="19223078">
      <w:pPr>
        <w:ind w:firstLine="562"/>
        <w:rPr>
          <w:rFonts w:hint="eastAsia"/>
          <w:b/>
          <w:bCs/>
          <w:sz w:val="28"/>
        </w:rPr>
      </w:pPr>
    </w:p>
    <w:p w14:paraId="3A501CD2">
      <w:pPr>
        <w:ind w:firstLine="562"/>
        <w:rPr>
          <w:rFonts w:hint="eastAsia"/>
          <w:b/>
          <w:bCs/>
          <w:sz w:val="28"/>
        </w:rPr>
      </w:pPr>
    </w:p>
    <w:p w14:paraId="6B231281">
      <w:pPr>
        <w:ind w:right="386" w:rightChars="161" w:firstLine="320" w:firstLineChars="100"/>
        <w:rPr>
          <w:rFonts w:hint="default" w:eastAsia="仿宋_GB2312"/>
          <w:b/>
          <w:bCs/>
          <w:sz w:val="32"/>
          <w:szCs w:val="32"/>
          <w:lang w:val="en-US" w:eastAsia="zh-CN"/>
        </w:rPr>
      </w:pPr>
      <w:r>
        <w:rPr>
          <w:rFonts w:hint="eastAsia" w:eastAsia="仿宋_GB2312"/>
          <w:sz w:val="32"/>
        </w:rPr>
        <w:t>题    目：</w:t>
      </w:r>
      <w:r>
        <w:rPr>
          <w:rFonts w:hint="eastAsia" w:eastAsia="仿宋_GB2312" w:cs="宋体"/>
          <w:sz w:val="32"/>
          <w:u w:val="single"/>
          <w:lang w:val="en-US" w:eastAsia="zh-CN"/>
        </w:rPr>
        <w:t xml:space="preserve"> 智能表情识别与情绪分析系统的设计与实现 </w:t>
      </w:r>
    </w:p>
    <w:p w14:paraId="20C0C4CE">
      <w:pPr>
        <w:spacing w:after="156" w:afterLines="50" w:line="480" w:lineRule="auto"/>
        <w:ind w:right="386" w:rightChars="161" w:firstLine="320" w:firstLineChars="100"/>
        <w:jc w:val="left"/>
        <w:rPr>
          <w:rFonts w:hint="eastAsia" w:ascii="楷体_GB2312" w:eastAsia="仿宋_GB2312"/>
          <w:sz w:val="32"/>
        </w:rPr>
      </w:pPr>
      <w:r>
        <w:rPr>
          <w:rFonts w:hint="eastAsia" w:eastAsia="仿宋_GB2312"/>
          <w:sz w:val="32"/>
        </w:rPr>
        <w:t>姓    名：</w:t>
      </w:r>
      <w:r>
        <w:rPr>
          <w:rFonts w:hint="eastAsia" w:ascii="楷体_GB2312"/>
          <w:sz w:val="32"/>
          <w:u w:val="single"/>
        </w:rPr>
        <w:t xml:space="preserve">              </w:t>
      </w:r>
      <w:r>
        <w:rPr>
          <w:rFonts w:hint="eastAsia" w:ascii="楷体_GB2312"/>
          <w:sz w:val="32"/>
          <w:u w:val="single"/>
          <w:lang w:val="en-US" w:eastAsia="zh-CN"/>
        </w:rPr>
        <w:t>佘天佑</w:t>
      </w:r>
      <w:r>
        <w:rPr>
          <w:rFonts w:hint="eastAsia" w:ascii="楷体_GB2312"/>
          <w:sz w:val="32"/>
          <w:u w:val="single"/>
        </w:rPr>
        <w:t xml:space="preserve">         </w:t>
      </w:r>
      <w:r>
        <w:rPr>
          <w:rFonts w:hint="eastAsia" w:cs="宋体"/>
          <w:sz w:val="32"/>
          <w:u w:val="single"/>
        </w:rPr>
        <w:t xml:space="preserve"> </w:t>
      </w:r>
      <w:r>
        <w:rPr>
          <w:rFonts w:hint="eastAsia" w:ascii="楷体_GB2312" w:eastAsia="仿宋_GB2312"/>
          <w:sz w:val="32"/>
          <w:u w:val="single"/>
        </w:rPr>
        <w:t xml:space="preserve">          </w:t>
      </w:r>
    </w:p>
    <w:p w14:paraId="21CAF646">
      <w:pPr>
        <w:spacing w:after="156" w:afterLines="50" w:line="480" w:lineRule="auto"/>
        <w:ind w:right="386" w:rightChars="161" w:firstLine="320" w:firstLineChars="100"/>
        <w:jc w:val="left"/>
        <w:rPr>
          <w:rFonts w:hint="eastAsia" w:ascii="楷体_GB2312" w:eastAsia="仿宋_GB2312"/>
          <w:sz w:val="32"/>
          <w:u w:val="single"/>
        </w:rPr>
      </w:pPr>
      <w:r>
        <w:rPr>
          <w:rFonts w:hint="eastAsia" w:eastAsia="仿宋_GB2312"/>
          <w:sz w:val="32"/>
        </w:rPr>
        <w:t>学    号：</w:t>
      </w:r>
      <w:r>
        <w:rPr>
          <w:rFonts w:hint="eastAsia" w:ascii="楷体_GB2312" w:eastAsia="仿宋_GB2312"/>
          <w:sz w:val="32"/>
          <w:u w:val="single"/>
        </w:rPr>
        <w:t xml:space="preserve">            </w:t>
      </w:r>
      <w:r>
        <w:rPr>
          <w:rFonts w:hint="eastAsia"/>
          <w:sz w:val="32"/>
          <w:u w:val="single"/>
        </w:rPr>
        <w:t>js2208022</w:t>
      </w:r>
      <w:r>
        <w:rPr>
          <w:rFonts w:hint="eastAsia"/>
          <w:sz w:val="32"/>
          <w:u w:val="single"/>
          <w:lang w:val="en-US" w:eastAsia="zh-CN"/>
        </w:rPr>
        <w:t>4</w:t>
      </w:r>
      <w:r>
        <w:rPr>
          <w:rFonts w:hint="eastAsia" w:ascii="楷体_GB2312" w:eastAsia="仿宋_GB2312"/>
          <w:sz w:val="32"/>
          <w:u w:val="single"/>
        </w:rPr>
        <w:t xml:space="preserve">                  </w:t>
      </w:r>
    </w:p>
    <w:p w14:paraId="57CA6622">
      <w:pPr>
        <w:spacing w:after="156" w:afterLines="50" w:line="480" w:lineRule="auto"/>
        <w:ind w:right="223" w:rightChars="93" w:firstLine="320" w:firstLineChars="100"/>
        <w:jc w:val="left"/>
        <w:rPr>
          <w:rFonts w:hint="eastAsia" w:ascii="楷体_GB2312" w:eastAsia="仿宋_GB2312"/>
          <w:sz w:val="32"/>
        </w:rPr>
      </w:pPr>
      <w:r>
        <w:rPr>
          <w:rFonts w:hint="eastAsia" w:eastAsia="仿宋_GB2312"/>
          <w:sz w:val="32"/>
        </w:rPr>
        <w:t>二级学院：</w:t>
      </w:r>
      <w:r>
        <w:rPr>
          <w:rFonts w:hint="eastAsia" w:ascii="楷体_GB2312" w:eastAsia="仿宋_GB2312"/>
          <w:sz w:val="32"/>
          <w:u w:val="single"/>
        </w:rPr>
        <w:t xml:space="preserve">         </w:t>
      </w:r>
      <w:r>
        <w:rPr>
          <w:rFonts w:hint="eastAsia"/>
          <w:sz w:val="32"/>
          <w:u w:val="single"/>
        </w:rPr>
        <w:t>信息科学与工程学院</w:t>
      </w:r>
      <w:r>
        <w:rPr>
          <w:rFonts w:hint="eastAsia" w:ascii="楷体_GB2312" w:eastAsia="仿宋_GB2312"/>
          <w:sz w:val="32"/>
          <w:u w:val="single"/>
        </w:rPr>
        <w:t xml:space="preserve">             </w:t>
      </w:r>
    </w:p>
    <w:p w14:paraId="25A5791E">
      <w:pPr>
        <w:spacing w:after="156" w:afterLines="50" w:line="480" w:lineRule="auto"/>
        <w:ind w:right="386" w:rightChars="161" w:firstLine="320" w:firstLineChars="100"/>
        <w:jc w:val="left"/>
        <w:rPr>
          <w:rFonts w:hint="eastAsia" w:ascii="楷体_GB2312" w:eastAsia="仿宋_GB2312"/>
          <w:sz w:val="32"/>
        </w:rPr>
      </w:pPr>
      <w:r>
        <w:rPr>
          <w:rFonts w:hint="eastAsia" w:eastAsia="仿宋_GB2312"/>
          <w:sz w:val="32"/>
        </w:rPr>
        <w:t>专    业：</w:t>
      </w:r>
      <w:r>
        <w:rPr>
          <w:rFonts w:hint="eastAsia" w:ascii="楷体_GB2312"/>
          <w:sz w:val="32"/>
          <w:u w:val="single"/>
        </w:rPr>
        <w:t xml:space="preserve"> </w:t>
      </w:r>
      <w:r>
        <w:rPr>
          <w:rFonts w:hint="eastAsia" w:ascii="楷体_GB2312" w:eastAsia="仿宋_GB2312"/>
          <w:sz w:val="32"/>
          <w:u w:val="single"/>
        </w:rPr>
        <w:t xml:space="preserve">         </w:t>
      </w:r>
      <w:r>
        <w:rPr>
          <w:rFonts w:hint="eastAsia"/>
          <w:sz w:val="32"/>
          <w:u w:val="single"/>
        </w:rPr>
        <w:t xml:space="preserve">计算机科学与技术 </w:t>
      </w:r>
      <w:r>
        <w:rPr>
          <w:rFonts w:hint="eastAsia" w:ascii="楷体_GB2312" w:eastAsia="仿宋_GB2312"/>
          <w:sz w:val="32"/>
          <w:u w:val="single"/>
        </w:rPr>
        <w:t xml:space="preserve">             </w:t>
      </w:r>
    </w:p>
    <w:p w14:paraId="6462BAE3">
      <w:pPr>
        <w:spacing w:after="156" w:afterLines="50" w:line="480" w:lineRule="auto"/>
        <w:ind w:right="386" w:rightChars="161" w:firstLine="320" w:firstLineChars="100"/>
        <w:jc w:val="left"/>
        <w:rPr>
          <w:rFonts w:hint="eastAsia" w:eastAsia="仿宋_GB2312"/>
          <w:sz w:val="32"/>
          <w:u w:val="single"/>
        </w:rPr>
      </w:pPr>
      <w:r>
        <w:rPr>
          <w:rFonts w:hint="eastAsia" w:ascii="楷体_GB2312" w:eastAsia="仿宋_GB2312"/>
          <w:sz w:val="32"/>
        </w:rPr>
        <w:t xml:space="preserve">班    级: </w:t>
      </w:r>
      <w:r>
        <w:rPr>
          <w:rFonts w:hint="eastAsia" w:ascii="楷体_GB2312" w:eastAsia="仿宋_GB2312"/>
          <w:sz w:val="32"/>
          <w:u w:val="single"/>
        </w:rPr>
        <w:t xml:space="preserve">             </w:t>
      </w:r>
      <w:r>
        <w:rPr>
          <w:rFonts w:hint="eastAsia"/>
          <w:sz w:val="32"/>
          <w:u w:val="single"/>
        </w:rPr>
        <w:t xml:space="preserve">计算机2班 </w:t>
      </w:r>
      <w:r>
        <w:rPr>
          <w:rFonts w:hint="eastAsia" w:ascii="楷体_GB2312" w:eastAsia="仿宋_GB2312"/>
          <w:sz w:val="32"/>
          <w:u w:val="single"/>
        </w:rPr>
        <w:t xml:space="preserve">                </w:t>
      </w:r>
    </w:p>
    <w:p w14:paraId="4C4098BE">
      <w:pPr>
        <w:tabs>
          <w:tab w:val="left" w:pos="1257"/>
        </w:tabs>
        <w:spacing w:after="156" w:afterLines="50"/>
        <w:ind w:right="386" w:rightChars="161" w:firstLine="320" w:firstLineChars="100"/>
        <w:jc w:val="left"/>
        <w:rPr>
          <w:rFonts w:hint="eastAsia" w:ascii="楷体_GB2312" w:eastAsia="仿宋_GB2312"/>
          <w:sz w:val="32"/>
        </w:rPr>
      </w:pPr>
      <w:r>
        <w:rPr>
          <w:rFonts w:hint="eastAsia" w:eastAsia="仿宋_GB2312"/>
          <w:sz w:val="32"/>
        </w:rPr>
        <w:t>指导教师：</w:t>
      </w:r>
      <w:r>
        <w:rPr>
          <w:rFonts w:hint="eastAsia" w:ascii="楷体_GB2312" w:eastAsia="仿宋_GB2312"/>
          <w:sz w:val="32"/>
          <w:u w:val="single"/>
        </w:rPr>
        <w:t xml:space="preserve">              </w:t>
      </w:r>
      <w:r>
        <w:rPr>
          <w:rFonts w:hint="eastAsia" w:ascii="宋体" w:hAnsi="宋体" w:eastAsia="宋体" w:cs="宋体"/>
          <w:sz w:val="32"/>
          <w:u w:val="single"/>
          <w:lang w:val="en-US" w:eastAsia="zh-CN"/>
        </w:rPr>
        <w:t>徐彬</w:t>
      </w:r>
      <w:r>
        <w:rPr>
          <w:rFonts w:hint="eastAsia" w:eastAsia="仿宋_GB2312"/>
          <w:sz w:val="32"/>
          <w:u w:val="single"/>
          <w:lang w:val="en-US" w:eastAsia="zh-CN"/>
        </w:rPr>
        <w:t xml:space="preserve">  </w:t>
      </w:r>
      <w:r>
        <w:rPr>
          <w:rFonts w:hint="eastAsia" w:ascii="楷体_GB2312" w:eastAsia="仿宋_GB2312"/>
          <w:sz w:val="32"/>
          <w:u w:val="single"/>
        </w:rPr>
        <w:t xml:space="preserve">       </w:t>
      </w:r>
      <w:r>
        <w:rPr>
          <w:rFonts w:hint="eastAsia" w:eastAsia="仿宋_GB2312"/>
          <w:sz w:val="32"/>
          <w:u w:val="single"/>
        </w:rPr>
        <w:t xml:space="preserve"> </w:t>
      </w:r>
      <w:r>
        <w:rPr>
          <w:rFonts w:hint="eastAsia" w:ascii="楷体_GB2312" w:eastAsia="仿宋_GB2312"/>
          <w:sz w:val="32"/>
          <w:u w:val="single"/>
        </w:rPr>
        <w:t xml:space="preserve">            </w:t>
      </w:r>
    </w:p>
    <w:p w14:paraId="5499F10A">
      <w:pPr>
        <w:tabs>
          <w:tab w:val="left" w:pos="1257"/>
        </w:tabs>
        <w:spacing w:after="156" w:afterLines="50"/>
        <w:ind w:right="386" w:rightChars="161" w:firstLine="320" w:firstLineChars="100"/>
        <w:jc w:val="left"/>
        <w:rPr>
          <w:rFonts w:hint="eastAsia"/>
          <w:sz w:val="32"/>
          <w:szCs w:val="32"/>
        </w:rPr>
      </w:pPr>
      <w:r>
        <w:rPr>
          <w:rFonts w:hint="eastAsia" w:eastAsia="仿宋_GB2312"/>
          <w:sz w:val="32"/>
        </w:rPr>
        <w:t>职    称：</w:t>
      </w:r>
      <w:r>
        <w:rPr>
          <w:rFonts w:hint="eastAsia" w:ascii="楷体_GB2312" w:eastAsia="仿宋_GB2312"/>
          <w:sz w:val="32"/>
          <w:u w:val="single"/>
        </w:rPr>
        <w:t xml:space="preserve">             </w:t>
      </w:r>
      <w:r>
        <w:rPr>
          <w:rFonts w:hint="eastAsia" w:ascii="宋体" w:hAnsi="宋体" w:eastAsia="宋体" w:cs="宋体"/>
          <w:sz w:val="32"/>
          <w:u w:val="single"/>
          <w:lang w:val="en-US" w:eastAsia="zh-CN"/>
        </w:rPr>
        <w:t>副</w:t>
      </w:r>
      <w:r>
        <w:rPr>
          <w:rFonts w:hint="eastAsia"/>
          <w:sz w:val="32"/>
          <w:u w:val="single"/>
        </w:rPr>
        <w:t>教授</w:t>
      </w:r>
      <w:r>
        <w:rPr>
          <w:rFonts w:hint="eastAsia" w:ascii="楷体_GB2312" w:eastAsia="仿宋_GB2312"/>
          <w:sz w:val="32"/>
          <w:u w:val="single"/>
        </w:rPr>
        <w:t xml:space="preserve">      </w:t>
      </w:r>
      <w:r>
        <w:rPr>
          <w:rFonts w:ascii="楷体_GB2312" w:eastAsia="仿宋_GB2312"/>
          <w:sz w:val="32"/>
          <w:u w:val="single"/>
        </w:rPr>
        <w:t xml:space="preserve">     </w:t>
      </w:r>
      <w:r>
        <w:rPr>
          <w:rFonts w:hint="eastAsia" w:ascii="楷体_GB2312" w:eastAsia="仿宋_GB2312"/>
          <w:sz w:val="32"/>
          <w:u w:val="single"/>
        </w:rPr>
        <w:t xml:space="preserve">          </w:t>
      </w:r>
    </w:p>
    <w:p w14:paraId="06508B84">
      <w:pPr>
        <w:ind w:firstLine="360"/>
        <w:rPr>
          <w:rFonts w:hint="eastAsia"/>
          <w:sz w:val="18"/>
        </w:rPr>
      </w:pPr>
    </w:p>
    <w:p w14:paraId="12C2880D">
      <w:pPr>
        <w:ind w:firstLine="360"/>
        <w:rPr>
          <w:rFonts w:hint="eastAsia"/>
          <w:sz w:val="18"/>
        </w:rPr>
      </w:pPr>
    </w:p>
    <w:p w14:paraId="0AE1EF29">
      <w:pPr>
        <w:ind w:firstLine="640"/>
        <w:jc w:val="center"/>
        <w:rPr>
          <w:rFonts w:hint="eastAsia" w:ascii="黑体" w:eastAsia="黑体"/>
          <w:sz w:val="32"/>
          <w:szCs w:val="32"/>
        </w:rPr>
      </w:pPr>
      <w:r>
        <w:rPr>
          <w:rFonts w:hint="eastAsia" w:ascii="黑体" w:eastAsia="黑体"/>
          <w:sz w:val="32"/>
          <w:szCs w:val="32"/>
        </w:rPr>
        <w:t xml:space="preserve"> </w:t>
      </w:r>
    </w:p>
    <w:p w14:paraId="01C4CD73">
      <w:pPr>
        <w:ind w:firstLine="643"/>
        <w:jc w:val="center"/>
        <w:rPr>
          <w:rFonts w:hint="eastAsia" w:ascii="黑体" w:eastAsia="黑体"/>
          <w:b/>
          <w:bCs/>
          <w:sz w:val="32"/>
          <w:szCs w:val="32"/>
        </w:rPr>
      </w:pPr>
      <w:r>
        <w:rPr>
          <w:rFonts w:hint="eastAsia" w:ascii="黑体" w:eastAsia="黑体"/>
          <w:b/>
          <w:bCs/>
          <w:sz w:val="32"/>
          <w:szCs w:val="32"/>
        </w:rPr>
        <w:t>二</w:t>
      </w:r>
      <w:r>
        <w:rPr>
          <w:rFonts w:hint="eastAsia" w:ascii="黑体" w:hAnsi="黑体" w:eastAsia="黑体"/>
          <w:b/>
          <w:bCs/>
          <w:sz w:val="32"/>
          <w:szCs w:val="32"/>
        </w:rPr>
        <w:t>〇二</w:t>
      </w:r>
      <w:r>
        <w:rPr>
          <w:rFonts w:hint="eastAsia" w:ascii="黑体" w:hAnsi="黑体" w:eastAsia="黑体" w:cs="黑体"/>
          <w:b/>
          <w:bCs/>
          <w:sz w:val="32"/>
          <w:szCs w:val="32"/>
        </w:rPr>
        <w:t>六年</w:t>
      </w:r>
      <w:r>
        <w:rPr>
          <w:rFonts w:hint="eastAsia" w:ascii="黑体" w:hAnsi="黑体" w:eastAsia="黑体" w:cs="黑体"/>
          <w:b/>
          <w:bCs/>
          <w:sz w:val="32"/>
          <w:szCs w:val="32"/>
          <w:lang w:val="en-US" w:eastAsia="zh-CN"/>
        </w:rPr>
        <w:t>四</w:t>
      </w:r>
      <w:r>
        <w:rPr>
          <w:rFonts w:hint="eastAsia" w:ascii="黑体" w:eastAsia="黑体"/>
          <w:b/>
          <w:bCs/>
          <w:sz w:val="32"/>
          <w:szCs w:val="32"/>
        </w:rPr>
        <w:t>月</w:t>
      </w:r>
    </w:p>
    <w:p w14:paraId="2A2AD895">
      <w:pPr>
        <w:spacing w:line="480" w:lineRule="atLeast"/>
        <w:ind w:firstLine="562"/>
        <w:jc w:val="left"/>
        <w:rPr>
          <w:rFonts w:hint="eastAsia"/>
          <w:b/>
          <w:bCs/>
          <w:sz w:val="28"/>
        </w:rPr>
        <w:sectPr>
          <w:headerReference r:id="rId6" w:type="first"/>
          <w:footerReference r:id="rId9" w:type="first"/>
          <w:footerReference r:id="rId7" w:type="default"/>
          <w:headerReference r:id="rId5" w:type="even"/>
          <w:footerReference r:id="rId8" w:type="even"/>
          <w:pgSz w:w="11906" w:h="16838"/>
          <w:pgMar w:top="1417" w:right="1247" w:bottom="1247" w:left="1531" w:header="851" w:footer="992" w:gutter="0"/>
          <w:cols w:space="720" w:num="1"/>
          <w:docGrid w:type="lines" w:linePitch="312" w:charSpace="0"/>
        </w:sectPr>
      </w:pPr>
    </w:p>
    <w:p w14:paraId="7E33B01B">
      <w:pPr>
        <w:ind w:firstLine="640"/>
        <w:jc w:val="center"/>
        <w:rPr>
          <w:rFonts w:hint="eastAsia" w:ascii="黑体" w:eastAsia="黑体"/>
          <w:bCs/>
          <w:sz w:val="32"/>
          <w:szCs w:val="32"/>
        </w:rPr>
      </w:pPr>
      <w:r>
        <w:rPr>
          <w:rFonts w:hint="eastAsia" w:ascii="黑体" w:eastAsia="黑体"/>
          <w:sz w:val="32"/>
          <w:szCs w:val="32"/>
        </w:rPr>
        <w:t>南京审计大学</w:t>
      </w:r>
      <w:r>
        <w:rPr>
          <w:rFonts w:hint="eastAsia" w:ascii="黑体" w:eastAsia="黑体"/>
          <w:bCs/>
          <w:sz w:val="32"/>
          <w:szCs w:val="32"/>
        </w:rPr>
        <w:t>金审学院毕业论文（设计）材料目录</w:t>
      </w:r>
    </w:p>
    <w:p w14:paraId="6B2C96B7">
      <w:pPr>
        <w:ind w:firstLine="640"/>
        <w:jc w:val="center"/>
        <w:rPr>
          <w:rFonts w:hint="eastAsia" w:ascii="黑体" w:eastAsia="黑体"/>
          <w:bCs/>
          <w:sz w:val="32"/>
          <w:szCs w:val="32"/>
        </w:rPr>
      </w:pPr>
    </w:p>
    <w:tbl>
      <w:tblPr>
        <w:tblStyle w:val="18"/>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5580"/>
        <w:gridCol w:w="1440"/>
      </w:tblGrid>
      <w:tr w14:paraId="0E66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1AA2229">
            <w:pPr>
              <w:ind w:firstLine="0" w:firstLineChars="0"/>
              <w:rPr>
                <w:rFonts w:hint="eastAsia"/>
                <w:b/>
                <w:bCs/>
                <w:sz w:val="30"/>
              </w:rPr>
            </w:pPr>
            <w:r>
              <w:rPr>
                <w:rFonts w:hint="eastAsia"/>
                <w:b/>
                <w:bCs/>
                <w:sz w:val="30"/>
              </w:rPr>
              <w:t>序号</w:t>
            </w:r>
          </w:p>
        </w:tc>
        <w:tc>
          <w:tcPr>
            <w:tcW w:w="5580" w:type="dxa"/>
            <w:vAlign w:val="center"/>
          </w:tcPr>
          <w:p w14:paraId="29A56219">
            <w:pPr>
              <w:ind w:firstLine="602"/>
              <w:jc w:val="center"/>
              <w:rPr>
                <w:rFonts w:hint="eastAsia"/>
                <w:b/>
                <w:bCs/>
                <w:sz w:val="30"/>
              </w:rPr>
            </w:pPr>
            <w:r>
              <w:rPr>
                <w:rFonts w:hint="eastAsia"/>
                <w:b/>
                <w:bCs/>
                <w:sz w:val="30"/>
              </w:rPr>
              <w:t>名       称</w:t>
            </w:r>
          </w:p>
        </w:tc>
        <w:tc>
          <w:tcPr>
            <w:tcW w:w="1440" w:type="dxa"/>
            <w:vAlign w:val="center"/>
          </w:tcPr>
          <w:p w14:paraId="6DFBD45F">
            <w:pPr>
              <w:ind w:firstLine="0" w:firstLineChars="0"/>
              <w:rPr>
                <w:rFonts w:hint="eastAsia"/>
                <w:b/>
                <w:bCs/>
                <w:sz w:val="30"/>
              </w:rPr>
            </w:pPr>
            <w:r>
              <w:rPr>
                <w:rFonts w:hint="eastAsia"/>
                <w:b/>
                <w:bCs/>
                <w:sz w:val="30"/>
              </w:rPr>
              <w:t>备 注</w:t>
            </w:r>
          </w:p>
        </w:tc>
      </w:tr>
      <w:tr w14:paraId="30A04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80192ED">
            <w:pPr>
              <w:ind w:firstLine="560"/>
              <w:jc w:val="center"/>
              <w:rPr>
                <w:rFonts w:hint="eastAsia"/>
                <w:sz w:val="28"/>
              </w:rPr>
            </w:pPr>
            <w:r>
              <w:rPr>
                <w:rFonts w:hint="eastAsia"/>
                <w:sz w:val="28"/>
              </w:rPr>
              <w:t>1</w:t>
            </w:r>
          </w:p>
        </w:tc>
        <w:tc>
          <w:tcPr>
            <w:tcW w:w="5580" w:type="dxa"/>
            <w:vAlign w:val="center"/>
          </w:tcPr>
          <w:p w14:paraId="6DA51370">
            <w:pPr>
              <w:ind w:firstLine="560"/>
              <w:rPr>
                <w:rFonts w:hint="eastAsia"/>
                <w:sz w:val="28"/>
              </w:rPr>
            </w:pPr>
            <w:r>
              <w:rPr>
                <w:rFonts w:hint="eastAsia"/>
                <w:sz w:val="28"/>
              </w:rPr>
              <w:t>诚信承诺书</w:t>
            </w:r>
          </w:p>
        </w:tc>
        <w:tc>
          <w:tcPr>
            <w:tcW w:w="1440" w:type="dxa"/>
            <w:vAlign w:val="center"/>
          </w:tcPr>
          <w:p w14:paraId="6C4593B2">
            <w:pPr>
              <w:ind w:firstLine="560"/>
              <w:rPr>
                <w:rFonts w:hint="eastAsia"/>
                <w:sz w:val="28"/>
              </w:rPr>
            </w:pPr>
          </w:p>
        </w:tc>
      </w:tr>
      <w:tr w14:paraId="3469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343AB21">
            <w:pPr>
              <w:ind w:firstLine="560"/>
              <w:jc w:val="center"/>
              <w:rPr>
                <w:rFonts w:hint="eastAsia"/>
                <w:sz w:val="28"/>
              </w:rPr>
            </w:pPr>
            <w:r>
              <w:rPr>
                <w:rFonts w:hint="eastAsia"/>
                <w:sz w:val="28"/>
              </w:rPr>
              <w:t>2</w:t>
            </w:r>
          </w:p>
        </w:tc>
        <w:tc>
          <w:tcPr>
            <w:tcW w:w="5580" w:type="dxa"/>
            <w:vAlign w:val="center"/>
          </w:tcPr>
          <w:p w14:paraId="6818C607">
            <w:pPr>
              <w:ind w:firstLine="560"/>
              <w:rPr>
                <w:rFonts w:hint="eastAsia"/>
                <w:sz w:val="28"/>
              </w:rPr>
            </w:pPr>
            <w:r>
              <w:rPr>
                <w:rFonts w:hint="eastAsia"/>
                <w:sz w:val="28"/>
              </w:rPr>
              <w:t>毕业论文（设计）中文摘要及关键词</w:t>
            </w:r>
          </w:p>
        </w:tc>
        <w:tc>
          <w:tcPr>
            <w:tcW w:w="1440" w:type="dxa"/>
            <w:vAlign w:val="center"/>
          </w:tcPr>
          <w:p w14:paraId="44CFDFB9">
            <w:pPr>
              <w:ind w:firstLine="560"/>
              <w:rPr>
                <w:rFonts w:hint="eastAsia"/>
                <w:sz w:val="28"/>
              </w:rPr>
            </w:pPr>
          </w:p>
        </w:tc>
      </w:tr>
      <w:tr w14:paraId="439A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CF468B2">
            <w:pPr>
              <w:ind w:firstLine="560"/>
              <w:jc w:val="center"/>
              <w:rPr>
                <w:rFonts w:hint="eastAsia"/>
                <w:sz w:val="28"/>
              </w:rPr>
            </w:pPr>
            <w:r>
              <w:rPr>
                <w:rFonts w:hint="eastAsia"/>
                <w:sz w:val="28"/>
              </w:rPr>
              <w:t>3</w:t>
            </w:r>
          </w:p>
        </w:tc>
        <w:tc>
          <w:tcPr>
            <w:tcW w:w="5580" w:type="dxa"/>
            <w:vAlign w:val="center"/>
          </w:tcPr>
          <w:p w14:paraId="2A3D895E">
            <w:pPr>
              <w:ind w:firstLine="560"/>
              <w:rPr>
                <w:rFonts w:hint="eastAsia"/>
                <w:sz w:val="28"/>
              </w:rPr>
            </w:pPr>
            <w:r>
              <w:rPr>
                <w:rFonts w:hint="eastAsia"/>
                <w:sz w:val="28"/>
              </w:rPr>
              <w:t>毕业论文（设计）英文摘要及关键词</w:t>
            </w:r>
          </w:p>
        </w:tc>
        <w:tc>
          <w:tcPr>
            <w:tcW w:w="1440" w:type="dxa"/>
            <w:vAlign w:val="center"/>
          </w:tcPr>
          <w:p w14:paraId="1C0EDD7A">
            <w:pPr>
              <w:ind w:firstLine="560"/>
              <w:rPr>
                <w:rFonts w:hint="eastAsia"/>
                <w:sz w:val="28"/>
              </w:rPr>
            </w:pPr>
          </w:p>
        </w:tc>
      </w:tr>
      <w:tr w14:paraId="45925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1080" w:type="dxa"/>
            <w:vAlign w:val="center"/>
          </w:tcPr>
          <w:p w14:paraId="7685AF54">
            <w:pPr>
              <w:ind w:firstLine="560"/>
              <w:jc w:val="center"/>
              <w:rPr>
                <w:rFonts w:hint="eastAsia"/>
                <w:sz w:val="28"/>
              </w:rPr>
            </w:pPr>
            <w:r>
              <w:rPr>
                <w:rFonts w:hint="eastAsia"/>
                <w:sz w:val="28"/>
              </w:rPr>
              <w:t>4</w:t>
            </w:r>
          </w:p>
        </w:tc>
        <w:tc>
          <w:tcPr>
            <w:tcW w:w="5580" w:type="dxa"/>
            <w:vAlign w:val="center"/>
          </w:tcPr>
          <w:p w14:paraId="3C9DD9C5">
            <w:pPr>
              <w:ind w:firstLine="560"/>
              <w:rPr>
                <w:rFonts w:hint="eastAsia"/>
                <w:sz w:val="28"/>
              </w:rPr>
            </w:pPr>
            <w:r>
              <w:rPr>
                <w:rFonts w:hint="eastAsia"/>
                <w:sz w:val="28"/>
              </w:rPr>
              <w:t>毕业论文（设计）目录</w:t>
            </w:r>
          </w:p>
        </w:tc>
        <w:tc>
          <w:tcPr>
            <w:tcW w:w="1440" w:type="dxa"/>
            <w:vAlign w:val="center"/>
          </w:tcPr>
          <w:p w14:paraId="55DA508F">
            <w:pPr>
              <w:ind w:firstLine="560"/>
              <w:rPr>
                <w:rFonts w:hint="eastAsia"/>
                <w:sz w:val="28"/>
              </w:rPr>
            </w:pPr>
          </w:p>
        </w:tc>
      </w:tr>
      <w:tr w14:paraId="43A7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AE09406">
            <w:pPr>
              <w:ind w:firstLine="560"/>
              <w:jc w:val="center"/>
              <w:rPr>
                <w:rFonts w:hint="eastAsia"/>
                <w:sz w:val="28"/>
              </w:rPr>
            </w:pPr>
            <w:r>
              <w:rPr>
                <w:rFonts w:hint="eastAsia"/>
                <w:sz w:val="28"/>
              </w:rPr>
              <w:t>5</w:t>
            </w:r>
          </w:p>
        </w:tc>
        <w:tc>
          <w:tcPr>
            <w:tcW w:w="5580" w:type="dxa"/>
            <w:vAlign w:val="center"/>
          </w:tcPr>
          <w:p w14:paraId="53F645C4">
            <w:pPr>
              <w:ind w:firstLine="560"/>
              <w:rPr>
                <w:rFonts w:hint="eastAsia"/>
                <w:sz w:val="28"/>
              </w:rPr>
            </w:pPr>
            <w:r>
              <w:rPr>
                <w:rFonts w:hint="eastAsia"/>
                <w:sz w:val="28"/>
              </w:rPr>
              <w:t>毕业论文（设计）全文</w:t>
            </w:r>
          </w:p>
        </w:tc>
        <w:tc>
          <w:tcPr>
            <w:tcW w:w="1440" w:type="dxa"/>
            <w:vAlign w:val="center"/>
          </w:tcPr>
          <w:p w14:paraId="4A2E1908">
            <w:pPr>
              <w:ind w:firstLine="560"/>
              <w:rPr>
                <w:rFonts w:hint="eastAsia"/>
                <w:sz w:val="28"/>
              </w:rPr>
            </w:pPr>
          </w:p>
        </w:tc>
      </w:tr>
      <w:tr w14:paraId="6090F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B579D32">
            <w:pPr>
              <w:ind w:firstLine="560"/>
              <w:jc w:val="center"/>
              <w:rPr>
                <w:rFonts w:hint="eastAsia"/>
                <w:sz w:val="28"/>
              </w:rPr>
            </w:pPr>
            <w:r>
              <w:rPr>
                <w:rFonts w:hint="eastAsia"/>
                <w:sz w:val="28"/>
              </w:rPr>
              <w:t>6</w:t>
            </w:r>
          </w:p>
        </w:tc>
        <w:tc>
          <w:tcPr>
            <w:tcW w:w="5580" w:type="dxa"/>
            <w:vAlign w:val="center"/>
          </w:tcPr>
          <w:p w14:paraId="7C77FDEE">
            <w:pPr>
              <w:ind w:firstLine="560"/>
              <w:rPr>
                <w:rFonts w:hint="eastAsia"/>
                <w:sz w:val="28"/>
              </w:rPr>
            </w:pPr>
            <w:r>
              <w:rPr>
                <w:rFonts w:hint="eastAsia"/>
                <w:sz w:val="28"/>
              </w:rPr>
              <w:t>毕业论文（设计）查重报告</w:t>
            </w:r>
          </w:p>
        </w:tc>
        <w:tc>
          <w:tcPr>
            <w:tcW w:w="1440" w:type="dxa"/>
            <w:vAlign w:val="center"/>
          </w:tcPr>
          <w:p w14:paraId="73BFE554">
            <w:pPr>
              <w:ind w:firstLine="560"/>
              <w:rPr>
                <w:rFonts w:hint="eastAsia"/>
                <w:sz w:val="28"/>
              </w:rPr>
            </w:pPr>
          </w:p>
        </w:tc>
      </w:tr>
      <w:tr w14:paraId="52CD0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31C906E">
            <w:pPr>
              <w:ind w:firstLine="560"/>
              <w:jc w:val="center"/>
              <w:rPr>
                <w:rFonts w:hint="eastAsia"/>
                <w:sz w:val="28"/>
              </w:rPr>
            </w:pPr>
            <w:r>
              <w:rPr>
                <w:rFonts w:hint="eastAsia"/>
                <w:sz w:val="28"/>
              </w:rPr>
              <w:t>7</w:t>
            </w:r>
          </w:p>
        </w:tc>
        <w:tc>
          <w:tcPr>
            <w:tcW w:w="5580" w:type="dxa"/>
            <w:vAlign w:val="center"/>
          </w:tcPr>
          <w:p w14:paraId="0034D9EB">
            <w:pPr>
              <w:ind w:firstLine="560"/>
              <w:rPr>
                <w:rFonts w:hint="eastAsia"/>
                <w:sz w:val="28"/>
              </w:rPr>
            </w:pPr>
            <w:r>
              <w:rPr>
                <w:rFonts w:hint="eastAsia"/>
                <w:sz w:val="28"/>
              </w:rPr>
              <w:t>毕业论文（设计）任务书</w:t>
            </w:r>
          </w:p>
        </w:tc>
        <w:tc>
          <w:tcPr>
            <w:tcW w:w="1440" w:type="dxa"/>
            <w:vAlign w:val="center"/>
          </w:tcPr>
          <w:p w14:paraId="7D46F698">
            <w:pPr>
              <w:ind w:firstLine="560"/>
              <w:rPr>
                <w:rFonts w:hint="eastAsia"/>
                <w:sz w:val="28"/>
              </w:rPr>
            </w:pPr>
          </w:p>
        </w:tc>
      </w:tr>
      <w:tr w14:paraId="592E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76283CB">
            <w:pPr>
              <w:ind w:firstLine="560"/>
              <w:jc w:val="center"/>
              <w:rPr>
                <w:rFonts w:hint="eastAsia"/>
                <w:sz w:val="28"/>
              </w:rPr>
            </w:pPr>
            <w:r>
              <w:rPr>
                <w:rFonts w:hint="eastAsia"/>
                <w:sz w:val="28"/>
              </w:rPr>
              <w:t>8</w:t>
            </w:r>
          </w:p>
        </w:tc>
        <w:tc>
          <w:tcPr>
            <w:tcW w:w="5580" w:type="dxa"/>
            <w:vAlign w:val="center"/>
          </w:tcPr>
          <w:p w14:paraId="3900C8E0">
            <w:pPr>
              <w:ind w:firstLine="560"/>
              <w:rPr>
                <w:rFonts w:hint="eastAsia"/>
                <w:sz w:val="28"/>
              </w:rPr>
            </w:pPr>
            <w:r>
              <w:rPr>
                <w:rFonts w:hint="eastAsia"/>
                <w:sz w:val="28"/>
              </w:rPr>
              <w:t>毕业论文（设计）开题报告</w:t>
            </w:r>
          </w:p>
        </w:tc>
        <w:tc>
          <w:tcPr>
            <w:tcW w:w="1440" w:type="dxa"/>
            <w:vAlign w:val="center"/>
          </w:tcPr>
          <w:p w14:paraId="3039A253">
            <w:pPr>
              <w:ind w:firstLine="560"/>
              <w:rPr>
                <w:rFonts w:hint="eastAsia"/>
                <w:sz w:val="28"/>
              </w:rPr>
            </w:pPr>
          </w:p>
        </w:tc>
      </w:tr>
      <w:tr w14:paraId="2144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91F0AB7">
            <w:pPr>
              <w:ind w:firstLine="560"/>
              <w:jc w:val="center"/>
              <w:rPr>
                <w:rFonts w:hint="eastAsia"/>
                <w:sz w:val="28"/>
              </w:rPr>
            </w:pPr>
            <w:r>
              <w:rPr>
                <w:rFonts w:hint="eastAsia"/>
                <w:sz w:val="28"/>
              </w:rPr>
              <w:t>9</w:t>
            </w:r>
          </w:p>
        </w:tc>
        <w:tc>
          <w:tcPr>
            <w:tcW w:w="5580" w:type="dxa"/>
            <w:vAlign w:val="center"/>
          </w:tcPr>
          <w:p w14:paraId="1789331E">
            <w:pPr>
              <w:ind w:firstLine="560"/>
              <w:rPr>
                <w:rFonts w:hint="eastAsia"/>
                <w:sz w:val="28"/>
              </w:rPr>
            </w:pPr>
            <w:r>
              <w:rPr>
                <w:rFonts w:hint="eastAsia"/>
                <w:sz w:val="28"/>
                <w:szCs w:val="20"/>
              </w:rPr>
              <w:t>毕业论文（设计）中期检查表</w:t>
            </w:r>
          </w:p>
        </w:tc>
        <w:tc>
          <w:tcPr>
            <w:tcW w:w="1440" w:type="dxa"/>
            <w:vAlign w:val="center"/>
          </w:tcPr>
          <w:p w14:paraId="2914864D">
            <w:pPr>
              <w:ind w:firstLine="560"/>
              <w:rPr>
                <w:rFonts w:hint="eastAsia"/>
                <w:sz w:val="28"/>
              </w:rPr>
            </w:pPr>
          </w:p>
        </w:tc>
      </w:tr>
      <w:tr w14:paraId="24F1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8856921">
            <w:pPr>
              <w:ind w:firstLine="560"/>
              <w:jc w:val="center"/>
              <w:rPr>
                <w:rFonts w:hint="eastAsia"/>
                <w:sz w:val="28"/>
              </w:rPr>
            </w:pPr>
            <w:r>
              <w:rPr>
                <w:rFonts w:hint="eastAsia"/>
                <w:sz w:val="28"/>
              </w:rPr>
              <w:t>10</w:t>
            </w:r>
          </w:p>
        </w:tc>
        <w:tc>
          <w:tcPr>
            <w:tcW w:w="5580" w:type="dxa"/>
            <w:vAlign w:val="center"/>
          </w:tcPr>
          <w:p w14:paraId="47888168">
            <w:pPr>
              <w:ind w:firstLine="560"/>
              <w:rPr>
                <w:rFonts w:hint="eastAsia"/>
                <w:sz w:val="28"/>
              </w:rPr>
            </w:pPr>
            <w:r>
              <w:rPr>
                <w:rFonts w:hint="eastAsia"/>
                <w:sz w:val="28"/>
                <w:szCs w:val="20"/>
              </w:rPr>
              <w:t>毕业论文（设计）指导记录</w:t>
            </w:r>
          </w:p>
        </w:tc>
        <w:tc>
          <w:tcPr>
            <w:tcW w:w="1440" w:type="dxa"/>
            <w:vAlign w:val="center"/>
          </w:tcPr>
          <w:p w14:paraId="0ABC1C84">
            <w:pPr>
              <w:ind w:firstLine="560"/>
              <w:rPr>
                <w:rFonts w:hint="eastAsia"/>
                <w:sz w:val="28"/>
              </w:rPr>
            </w:pPr>
          </w:p>
        </w:tc>
      </w:tr>
      <w:tr w14:paraId="1408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B8BD760">
            <w:pPr>
              <w:ind w:firstLine="560"/>
              <w:jc w:val="center"/>
              <w:rPr>
                <w:rFonts w:hint="eastAsia"/>
                <w:sz w:val="28"/>
              </w:rPr>
            </w:pPr>
            <w:r>
              <w:rPr>
                <w:rFonts w:hint="eastAsia"/>
                <w:sz w:val="28"/>
              </w:rPr>
              <w:t>11</w:t>
            </w:r>
          </w:p>
        </w:tc>
        <w:tc>
          <w:tcPr>
            <w:tcW w:w="5580" w:type="dxa"/>
            <w:vAlign w:val="center"/>
          </w:tcPr>
          <w:p w14:paraId="3708A5F4">
            <w:pPr>
              <w:ind w:firstLine="560"/>
              <w:rPr>
                <w:rFonts w:hint="eastAsia"/>
                <w:sz w:val="28"/>
              </w:rPr>
            </w:pPr>
            <w:r>
              <w:rPr>
                <w:rFonts w:hint="eastAsia"/>
                <w:sz w:val="28"/>
              </w:rPr>
              <w:t>毕业论文（设计）评阅意见表</w:t>
            </w:r>
          </w:p>
        </w:tc>
        <w:tc>
          <w:tcPr>
            <w:tcW w:w="1440" w:type="dxa"/>
            <w:vAlign w:val="center"/>
          </w:tcPr>
          <w:p w14:paraId="71C46014">
            <w:pPr>
              <w:ind w:firstLine="560"/>
              <w:rPr>
                <w:rFonts w:hint="eastAsia"/>
                <w:sz w:val="28"/>
              </w:rPr>
            </w:pPr>
          </w:p>
        </w:tc>
      </w:tr>
      <w:tr w14:paraId="44BB5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998C78F">
            <w:pPr>
              <w:ind w:firstLine="560"/>
              <w:jc w:val="center"/>
              <w:rPr>
                <w:rFonts w:hint="eastAsia"/>
                <w:sz w:val="28"/>
              </w:rPr>
            </w:pPr>
            <w:r>
              <w:rPr>
                <w:rFonts w:hint="eastAsia"/>
                <w:sz w:val="28"/>
              </w:rPr>
              <w:t>12</w:t>
            </w:r>
          </w:p>
        </w:tc>
        <w:tc>
          <w:tcPr>
            <w:tcW w:w="5580" w:type="dxa"/>
            <w:vAlign w:val="center"/>
          </w:tcPr>
          <w:p w14:paraId="2F2C2DDD">
            <w:pPr>
              <w:ind w:firstLine="560"/>
              <w:rPr>
                <w:rFonts w:hint="eastAsia"/>
                <w:sz w:val="28"/>
              </w:rPr>
            </w:pPr>
            <w:r>
              <w:rPr>
                <w:rFonts w:hint="eastAsia"/>
                <w:sz w:val="28"/>
              </w:rPr>
              <w:t>毕业论文（设计）预答辩评议、答辩资格申报意见表</w:t>
            </w:r>
          </w:p>
        </w:tc>
        <w:tc>
          <w:tcPr>
            <w:tcW w:w="1440" w:type="dxa"/>
            <w:vAlign w:val="center"/>
          </w:tcPr>
          <w:p w14:paraId="5D45357B">
            <w:pPr>
              <w:ind w:firstLine="560"/>
              <w:rPr>
                <w:rFonts w:hint="eastAsia"/>
                <w:sz w:val="28"/>
              </w:rPr>
            </w:pPr>
          </w:p>
        </w:tc>
      </w:tr>
      <w:tr w14:paraId="074B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900B88C">
            <w:pPr>
              <w:ind w:firstLine="560"/>
              <w:jc w:val="center"/>
              <w:rPr>
                <w:rFonts w:hint="eastAsia"/>
                <w:sz w:val="28"/>
              </w:rPr>
            </w:pPr>
            <w:r>
              <w:rPr>
                <w:rFonts w:hint="eastAsia"/>
                <w:sz w:val="28"/>
              </w:rPr>
              <w:t>13</w:t>
            </w:r>
          </w:p>
        </w:tc>
        <w:tc>
          <w:tcPr>
            <w:tcW w:w="5580" w:type="dxa"/>
            <w:vAlign w:val="center"/>
          </w:tcPr>
          <w:p w14:paraId="528240FE">
            <w:pPr>
              <w:ind w:firstLine="560"/>
              <w:rPr>
                <w:rFonts w:hint="eastAsia"/>
                <w:sz w:val="28"/>
              </w:rPr>
            </w:pPr>
            <w:r>
              <w:rPr>
                <w:rFonts w:hint="eastAsia"/>
                <w:sz w:val="28"/>
              </w:rPr>
              <w:t>毕业论文（设计）答辩记录</w:t>
            </w:r>
          </w:p>
        </w:tc>
        <w:tc>
          <w:tcPr>
            <w:tcW w:w="1440" w:type="dxa"/>
            <w:vAlign w:val="center"/>
          </w:tcPr>
          <w:p w14:paraId="2BC0A557">
            <w:pPr>
              <w:ind w:firstLine="560"/>
              <w:rPr>
                <w:rFonts w:hint="eastAsia"/>
                <w:sz w:val="28"/>
              </w:rPr>
            </w:pPr>
          </w:p>
        </w:tc>
      </w:tr>
      <w:tr w14:paraId="10C7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A8FC6DC">
            <w:pPr>
              <w:ind w:firstLine="560"/>
              <w:jc w:val="center"/>
              <w:rPr>
                <w:rFonts w:hint="eastAsia"/>
                <w:sz w:val="28"/>
              </w:rPr>
            </w:pPr>
            <w:r>
              <w:rPr>
                <w:rFonts w:hint="eastAsia"/>
                <w:sz w:val="28"/>
              </w:rPr>
              <w:t>14</w:t>
            </w:r>
          </w:p>
        </w:tc>
        <w:tc>
          <w:tcPr>
            <w:tcW w:w="5580" w:type="dxa"/>
            <w:vAlign w:val="center"/>
          </w:tcPr>
          <w:p w14:paraId="606C1458">
            <w:pPr>
              <w:ind w:firstLine="560"/>
              <w:rPr>
                <w:rFonts w:hint="eastAsia"/>
                <w:sz w:val="28"/>
              </w:rPr>
            </w:pPr>
            <w:r>
              <w:rPr>
                <w:rFonts w:hint="eastAsia"/>
                <w:sz w:val="28"/>
              </w:rPr>
              <w:t>毕业论文（设计）成绩评定表</w:t>
            </w:r>
          </w:p>
        </w:tc>
        <w:tc>
          <w:tcPr>
            <w:tcW w:w="1440" w:type="dxa"/>
            <w:vAlign w:val="center"/>
          </w:tcPr>
          <w:p w14:paraId="4831FCA3">
            <w:pPr>
              <w:ind w:firstLine="560"/>
              <w:rPr>
                <w:rFonts w:hint="eastAsia"/>
                <w:sz w:val="28"/>
              </w:rPr>
            </w:pPr>
          </w:p>
        </w:tc>
      </w:tr>
      <w:tr w14:paraId="0254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353D489">
            <w:pPr>
              <w:ind w:firstLine="560"/>
              <w:jc w:val="center"/>
              <w:rPr>
                <w:rFonts w:hint="eastAsia"/>
                <w:sz w:val="28"/>
              </w:rPr>
            </w:pPr>
          </w:p>
        </w:tc>
        <w:tc>
          <w:tcPr>
            <w:tcW w:w="5580" w:type="dxa"/>
            <w:vAlign w:val="center"/>
          </w:tcPr>
          <w:p w14:paraId="45D58B49">
            <w:pPr>
              <w:ind w:firstLine="560"/>
              <w:rPr>
                <w:rFonts w:hint="eastAsia"/>
                <w:sz w:val="28"/>
              </w:rPr>
            </w:pPr>
          </w:p>
        </w:tc>
        <w:tc>
          <w:tcPr>
            <w:tcW w:w="1440" w:type="dxa"/>
            <w:vAlign w:val="center"/>
          </w:tcPr>
          <w:p w14:paraId="5A948563">
            <w:pPr>
              <w:ind w:firstLine="560"/>
              <w:rPr>
                <w:rFonts w:hint="eastAsia"/>
                <w:sz w:val="28"/>
              </w:rPr>
            </w:pPr>
          </w:p>
        </w:tc>
      </w:tr>
    </w:tbl>
    <w:p w14:paraId="261265CF">
      <w:pPr>
        <w:ind w:firstLine="480"/>
        <w:rPr>
          <w:rFonts w:hint="eastAsia"/>
        </w:rPr>
        <w:sectPr>
          <w:footerReference r:id="rId10" w:type="default"/>
          <w:pgSz w:w="11906" w:h="16838"/>
          <w:pgMar w:top="1417" w:right="1247" w:bottom="1247" w:left="1531" w:header="851" w:footer="992" w:gutter="0"/>
          <w:pgNumType w:start="1"/>
          <w:cols w:space="720" w:num="1"/>
          <w:docGrid w:type="lines" w:linePitch="312" w:charSpace="0"/>
        </w:sectPr>
      </w:pPr>
    </w:p>
    <w:p w14:paraId="10AF2E94">
      <w:pPr>
        <w:spacing w:after="312" w:afterLines="100" w:line="600" w:lineRule="exact"/>
        <w:ind w:firstLine="643"/>
        <w:jc w:val="center"/>
        <w:rPr>
          <w:rFonts w:hint="eastAsia"/>
          <w:b/>
          <w:bCs/>
          <w:sz w:val="32"/>
          <w:szCs w:val="32"/>
        </w:rPr>
      </w:pPr>
      <w:r>
        <w:rPr>
          <w:rFonts w:hint="eastAsia"/>
          <w:b/>
          <w:bCs/>
          <w:sz w:val="32"/>
          <w:szCs w:val="32"/>
        </w:rPr>
        <w:t>南京审计大学金审学院毕业论文（设计）诚信承诺书</w:t>
      </w:r>
    </w:p>
    <w:p w14:paraId="7F24D306">
      <w:pPr>
        <w:ind w:firstLine="480"/>
        <w:rPr>
          <w:rFonts w:hint="eastAsia"/>
        </w:rPr>
      </w:pPr>
    </w:p>
    <w:p w14:paraId="3478C911">
      <w:pPr>
        <w:ind w:firstLine="480"/>
        <w:rPr>
          <w:rFonts w:hint="eastAsia"/>
        </w:rPr>
      </w:pPr>
      <w:r>
        <w:rPr>
          <w:rFonts w:hint="eastAsia"/>
        </w:rPr>
        <w:t>1.本人</w:t>
      </w:r>
      <w:r>
        <w:rPr>
          <w:rFonts w:hint="eastAsia" w:ascii="仿宋_GB2312"/>
        </w:rPr>
        <w:t>在</w:t>
      </w:r>
      <w:r>
        <w:rPr>
          <w:rFonts w:hint="eastAsia"/>
        </w:rPr>
        <w:t>毕业论文（设计）撰写过程中遵守学校有关规定，恪守学术规范，毕业论文（设计）是在指导教师的指导下独立完成；</w:t>
      </w:r>
    </w:p>
    <w:p w14:paraId="398160FA">
      <w:pPr>
        <w:ind w:firstLine="480"/>
        <w:rPr>
          <w:rFonts w:hint="eastAsia"/>
        </w:rPr>
      </w:pPr>
      <w:r>
        <w:rPr>
          <w:rFonts w:hint="eastAsia"/>
        </w:rPr>
        <w:t>2．论文所使用的相关资料、数据、观点等均真实可靠，文中所有引用他人观点、材料、数据、图表均已注释说明来源；</w:t>
      </w:r>
    </w:p>
    <w:p w14:paraId="6A613366">
      <w:pPr>
        <w:ind w:firstLine="480"/>
        <w:rPr>
          <w:rFonts w:hint="eastAsia"/>
        </w:rPr>
      </w:pPr>
      <w:r>
        <w:rPr>
          <w:rFonts w:hint="eastAsia"/>
        </w:rPr>
        <w:t>3．论文无抄袭、剽窃或不正当引用他人学术观点、思想和学术成果，无伪造、篡改数据、AI代写的情况；</w:t>
      </w:r>
    </w:p>
    <w:p w14:paraId="48ECA0C8">
      <w:pPr>
        <w:ind w:firstLine="480"/>
        <w:rPr>
          <w:rFonts w:hint="eastAsia"/>
        </w:rPr>
      </w:pPr>
      <w:r>
        <w:rPr>
          <w:rFonts w:hint="eastAsia"/>
        </w:rPr>
        <w:t>4.本人知道学校对毕业论文（设计）中的抄袭、剽窃、弄虚作假、AI代写等违反学术规范的行为将严肃处理，并可能导致开除学籍、取消学士学位资格或注销并被追回已发放毕业证书、学士学位证书的严重后果；</w:t>
      </w:r>
    </w:p>
    <w:p w14:paraId="2DE2C245">
      <w:pPr>
        <w:ind w:firstLine="480"/>
        <w:rPr>
          <w:rFonts w:hint="eastAsia"/>
        </w:rPr>
      </w:pPr>
      <w:r>
        <w:rPr>
          <w:rFonts w:hint="eastAsia"/>
        </w:rPr>
        <w:t>5.若在学校组织的毕业论文（设计）检查、评比中，被发现有抄袭、剽窃、弄虚作假等违反学术规范的行为，本人愿意接受学校按有关规定给予的处理，并承担相应责任。</w:t>
      </w:r>
    </w:p>
    <w:p w14:paraId="46A3CEC6">
      <w:pPr>
        <w:ind w:firstLine="480"/>
        <w:rPr>
          <w:rFonts w:hint="eastAsia"/>
        </w:rPr>
      </w:pPr>
    </w:p>
    <w:p w14:paraId="792D3996">
      <w:pPr>
        <w:ind w:firstLine="480"/>
        <w:rPr>
          <w:rFonts w:hint="eastAsia"/>
        </w:rPr>
      </w:pPr>
    </w:p>
    <w:p w14:paraId="6CBB71CE">
      <w:pPr>
        <w:ind w:firstLine="480"/>
        <w:rPr>
          <w:rFonts w:hint="eastAsia"/>
        </w:rPr>
      </w:pPr>
    </w:p>
    <w:p w14:paraId="389775FE">
      <w:pPr>
        <w:ind w:firstLine="480"/>
        <w:rPr>
          <w:rFonts w:hint="eastAsia"/>
        </w:rPr>
      </w:pPr>
    </w:p>
    <w:p w14:paraId="0C3AFF79">
      <w:pPr>
        <w:ind w:firstLine="480"/>
        <w:rPr>
          <w:rFonts w:hint="eastAsia"/>
        </w:rPr>
      </w:pPr>
    </w:p>
    <w:p w14:paraId="0D8B57A8">
      <w:pPr>
        <w:ind w:firstLine="480"/>
        <w:rPr>
          <w:rFonts w:hint="eastAsia"/>
        </w:rPr>
      </w:pPr>
    </w:p>
    <w:p w14:paraId="1B139AE9">
      <w:pPr>
        <w:ind w:firstLine="480"/>
        <w:rPr>
          <w:rFonts w:hint="eastAsia"/>
        </w:rPr>
      </w:pPr>
      <w:r>
        <w:drawing>
          <wp:anchor distT="0" distB="0" distL="114300" distR="114300" simplePos="0" relativeHeight="251659264" behindDoc="0" locked="0" layoutInCell="1" allowOverlap="1">
            <wp:simplePos x="0" y="0"/>
            <wp:positionH relativeFrom="page">
              <wp:posOffset>4001135</wp:posOffset>
            </wp:positionH>
            <wp:positionV relativeFrom="page">
              <wp:posOffset>6875145</wp:posOffset>
            </wp:positionV>
            <wp:extent cx="2377440" cy="1448435"/>
            <wp:effectExtent l="0" t="0" r="0" b="0"/>
            <wp:wrapNone/>
            <wp:docPr id="34" name="图片 34" descr="2026-04-14 20:39:59.01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026-04-14 20:39:59.013000"/>
                    <pic:cNvPicPr>
                      <a:picLocks noChangeAspect="1"/>
                    </pic:cNvPicPr>
                  </pic:nvPicPr>
                  <pic:blipFill>
                    <a:blip r:embed="rId17"/>
                    <a:stretch>
                      <a:fillRect/>
                    </a:stretch>
                  </pic:blipFill>
                  <pic:spPr>
                    <a:xfrm>
                      <a:off x="4372610" y="6996430"/>
                      <a:ext cx="2377440" cy="1448435"/>
                    </a:xfrm>
                    <a:prstGeom prst="rect">
                      <a:avLst/>
                    </a:prstGeom>
                  </pic:spPr>
                </pic:pic>
              </a:graphicData>
            </a:graphic>
          </wp:anchor>
        </w:drawing>
      </w:r>
    </w:p>
    <w:p w14:paraId="36F1F07F">
      <w:pPr>
        <w:ind w:firstLine="480"/>
        <w:rPr>
          <w:rFonts w:hint="eastAsia"/>
        </w:rPr>
      </w:pPr>
    </w:p>
    <w:p w14:paraId="7F9EADFD">
      <w:pPr>
        <w:ind w:firstLine="480"/>
        <w:rPr>
          <w:rFonts w:hint="eastAsia"/>
        </w:rPr>
      </w:pPr>
    </w:p>
    <w:p w14:paraId="4CD4ABFD">
      <w:pPr>
        <w:ind w:firstLine="480"/>
        <w:rPr>
          <w:rFonts w:hint="eastAsia"/>
        </w:rPr>
      </w:pPr>
    </w:p>
    <w:p w14:paraId="4D1DC3DB">
      <w:pPr>
        <w:ind w:firstLine="5760" w:firstLineChars="2400"/>
        <w:rPr>
          <w:rFonts w:hint="eastAsia"/>
        </w:rPr>
      </w:pPr>
      <w:r>
        <w:rPr>
          <w:rFonts w:hint="eastAsia"/>
        </w:rPr>
        <w:t>承诺人签名：</w:t>
      </w:r>
    </w:p>
    <w:p w14:paraId="275AB423">
      <w:pPr>
        <w:ind w:firstLine="5160" w:firstLineChars="2150"/>
        <w:rPr>
          <w:rFonts w:hint="eastAsia"/>
        </w:rPr>
      </w:pPr>
      <w:r>
        <w:rPr>
          <w:rFonts w:hint="eastAsia"/>
        </w:rPr>
        <w:t xml:space="preserve">        </w:t>
      </w:r>
    </w:p>
    <w:p w14:paraId="096661EC">
      <w:pPr>
        <w:ind w:firstLine="5760" w:firstLineChars="2400"/>
        <w:rPr>
          <w:rFonts w:hint="eastAsia"/>
        </w:rPr>
      </w:pPr>
      <w:r>
        <w:rPr>
          <w:rFonts w:hint="eastAsia"/>
        </w:rPr>
        <w:t>2026年</w:t>
      </w:r>
      <w:r>
        <w:rPr>
          <w:rFonts w:hint="eastAsia"/>
          <w:lang w:val="en-US" w:eastAsia="zh-CN"/>
        </w:rPr>
        <w:t>4</w:t>
      </w:r>
      <w:r>
        <w:rPr>
          <w:rFonts w:hint="eastAsia"/>
        </w:rPr>
        <w:t>月</w:t>
      </w:r>
      <w:r>
        <w:rPr>
          <w:rFonts w:hint="eastAsia"/>
          <w:lang w:val="en-US" w:eastAsia="zh-CN"/>
        </w:rPr>
        <w:t>6</w:t>
      </w:r>
      <w:r>
        <w:rPr>
          <w:rFonts w:hint="eastAsia"/>
        </w:rPr>
        <w:t>日</w:t>
      </w:r>
    </w:p>
    <w:p w14:paraId="32E1C04A">
      <w:pPr>
        <w:snapToGrid w:val="0"/>
        <w:ind w:firstLine="643"/>
        <w:jc w:val="center"/>
        <w:rPr>
          <w:rFonts w:hint="eastAsia"/>
          <w:b/>
          <w:bCs/>
          <w:sz w:val="32"/>
          <w:szCs w:val="32"/>
          <w:highlight w:val="yellow"/>
        </w:rPr>
        <w:sectPr>
          <w:footerReference r:id="rId11" w:type="default"/>
          <w:pgSz w:w="11906" w:h="16838"/>
          <w:pgMar w:top="1417" w:right="1247" w:bottom="1247" w:left="1531" w:header="851" w:footer="992" w:gutter="0"/>
          <w:pgNumType w:start="1"/>
          <w:cols w:space="720" w:num="1"/>
          <w:docGrid w:type="lines" w:linePitch="312" w:charSpace="0"/>
        </w:sectPr>
      </w:pPr>
    </w:p>
    <w:p w14:paraId="1F7DD260">
      <w:pPr>
        <w:widowControl/>
        <w:ind w:firstLine="482"/>
        <w:jc w:val="center"/>
        <w:rPr>
          <w:rFonts w:hint="eastAsia" w:ascii="黑体" w:hAnsi="黑体" w:eastAsia="黑体" w:cs="黑体"/>
          <w:sz w:val="32"/>
          <w:u w:val="none"/>
          <w:lang w:val="en-US" w:eastAsia="zh-CN"/>
        </w:rPr>
      </w:pPr>
      <w:r>
        <w:rPr>
          <w:rFonts w:hint="eastAsia" w:ascii="黑体" w:hAnsi="黑体" w:eastAsia="黑体" w:cs="黑体"/>
          <w:sz w:val="32"/>
          <w:u w:val="none"/>
          <w:lang w:val="en-US" w:eastAsia="zh-CN"/>
        </w:rPr>
        <w:t>智能表情识别与情绪分析系统的设计与实现</w:t>
      </w:r>
    </w:p>
    <w:p w14:paraId="56901E1E">
      <w:pPr>
        <w:widowControl/>
        <w:ind w:firstLine="482"/>
        <w:jc w:val="center"/>
        <w:rPr>
          <w:rFonts w:hint="default" w:ascii="黑体" w:hAnsi="黑体" w:eastAsia="黑体" w:cs="黑体"/>
          <w:b/>
          <w:color w:val="000000"/>
          <w:lang w:val="en-US" w:eastAsia="zh-CN"/>
        </w:rPr>
      </w:pPr>
      <w:r>
        <w:rPr>
          <w:rFonts w:hint="eastAsia" w:ascii="黑体" w:hAnsi="黑体" w:eastAsia="黑体" w:cs="黑体"/>
          <w:b/>
          <w:color w:val="000000"/>
        </w:rPr>
        <w:t>2022级计算机专业2班      js2208022</w:t>
      </w:r>
      <w:r>
        <w:rPr>
          <w:rFonts w:hint="eastAsia" w:ascii="黑体" w:hAnsi="黑体" w:eastAsia="黑体" w:cs="黑体"/>
          <w:b/>
          <w:color w:val="000000"/>
          <w:lang w:val="en-US" w:eastAsia="zh-CN"/>
        </w:rPr>
        <w:t>4</w:t>
      </w:r>
      <w:r>
        <w:rPr>
          <w:rFonts w:hint="eastAsia" w:ascii="黑体" w:hAnsi="黑体" w:eastAsia="黑体" w:cs="黑体"/>
          <w:b/>
          <w:color w:val="000000"/>
        </w:rPr>
        <w:t xml:space="preserve">      </w:t>
      </w:r>
      <w:r>
        <w:rPr>
          <w:rFonts w:hint="eastAsia" w:ascii="黑体" w:hAnsi="黑体" w:eastAsia="黑体" w:cs="黑体"/>
          <w:b/>
          <w:color w:val="000000"/>
          <w:lang w:val="en-US" w:eastAsia="zh-CN"/>
        </w:rPr>
        <w:t>佘天佑</w:t>
      </w:r>
    </w:p>
    <w:p w14:paraId="74035E51">
      <w:pPr>
        <w:keepNext w:val="0"/>
        <w:keepLines w:val="0"/>
        <w:pageBreakBefore w:val="0"/>
        <w:widowControl/>
        <w:kinsoku/>
        <w:wordWrap/>
        <w:overflowPunct/>
        <w:topLinePunct w:val="0"/>
        <w:autoSpaceDE/>
        <w:autoSpaceDN/>
        <w:bidi w:val="0"/>
        <w:adjustRightInd/>
        <w:snapToGrid/>
        <w:ind w:left="0" w:leftChars="0" w:firstLine="0" w:firstLineChars="0"/>
        <w:jc w:val="left"/>
        <w:textAlignment w:val="auto"/>
        <w:rPr>
          <w:rFonts w:hint="eastAsia"/>
          <w:color w:val="000000"/>
        </w:rPr>
      </w:pPr>
      <w:bookmarkStart w:id="2" w:name="_Toc16880"/>
      <w:bookmarkStart w:id="3" w:name="_Toc5464"/>
      <w:r>
        <w:rPr>
          <w:rStyle w:val="27"/>
          <w:rFonts w:hint="eastAsia"/>
          <w:b/>
          <w:bCs w:val="0"/>
          <w:sz w:val="24"/>
          <w:szCs w:val="24"/>
        </w:rPr>
        <w:t>摘 要</w:t>
      </w:r>
      <w:bookmarkEnd w:id="2"/>
      <w:bookmarkEnd w:id="3"/>
      <w:r>
        <w:rPr>
          <w:rFonts w:hint="eastAsia" w:ascii="黑体" w:hAnsi="黑体" w:eastAsia="黑体" w:cs="黑体"/>
          <w:b/>
          <w:kern w:val="0"/>
          <w:lang w:bidi="ar"/>
        </w:rPr>
        <w:t>：</w:t>
      </w:r>
      <w:r>
        <w:rPr>
          <w:rFonts w:hint="eastAsia"/>
          <w:color w:val="000000"/>
        </w:rPr>
        <w:t>随着人工智能技术的发展，聊天系统已经越来越常见，但大多数系统还是以普通文字对话为主，缺少对用户实时情绪的感知能力，聊天过程也比较机械。针对这个问题，本文设计并实现了一个基于MediaPipe的实时情绪感知AI伴侣系统，希望让系统在与用户交流时，能够先感知用户当前情绪，再给出更合适的回复。</w:t>
      </w:r>
    </w:p>
    <w:p w14:paraId="00FCD082">
      <w:pPr>
        <w:keepNext w:val="0"/>
        <w:keepLines w:val="0"/>
        <w:pageBreakBefore w:val="0"/>
        <w:widowControl/>
        <w:kinsoku/>
        <w:wordWrap/>
        <w:overflowPunct/>
        <w:topLinePunct w:val="0"/>
        <w:autoSpaceDE/>
        <w:autoSpaceDN/>
        <w:bidi w:val="0"/>
        <w:adjustRightInd/>
        <w:snapToGrid/>
        <w:ind w:left="0" w:leftChars="0" w:firstLine="480" w:firstLineChars="200"/>
        <w:jc w:val="left"/>
        <w:textAlignment w:val="auto"/>
        <w:rPr>
          <w:rFonts w:hint="eastAsia"/>
          <w:color w:val="000000"/>
        </w:rPr>
      </w:pPr>
      <w:r>
        <w:rPr>
          <w:rFonts w:hint="eastAsia"/>
          <w:color w:val="000000"/>
        </w:rPr>
        <w:t>本系统采用FastAPI作为后端框架，Vue作为前端界面，SQLite用于保存用户信息、会话记录、情绪日志和手记内容。在情绪识别部分，系统利用MediaPipe Face Landmarker提取人脸表情特征，再结合不同情绪对应的面部表现设计评分规则，从而识别开心、生气、难过、惊讶和平静等情绪。考虑到实时识别过程中容易出现短时波动，系统还加入了多帧投票和置信度约束，用来减少情绪结果频繁跳变的问题。</w:t>
      </w:r>
    </w:p>
    <w:p w14:paraId="2B3AA3E5">
      <w:pPr>
        <w:keepNext w:val="0"/>
        <w:keepLines w:val="0"/>
        <w:pageBreakBefore w:val="0"/>
        <w:widowControl/>
        <w:kinsoku/>
        <w:wordWrap/>
        <w:overflowPunct/>
        <w:topLinePunct w:val="0"/>
        <w:autoSpaceDE/>
        <w:autoSpaceDN/>
        <w:bidi w:val="0"/>
        <w:adjustRightInd/>
        <w:snapToGrid/>
        <w:ind w:left="0" w:leftChars="0" w:firstLine="480" w:firstLineChars="200"/>
        <w:jc w:val="left"/>
        <w:textAlignment w:val="auto"/>
        <w:rPr>
          <w:rFonts w:hint="eastAsia" w:cs="宋体"/>
          <w:color w:val="000000"/>
          <w:kern w:val="0"/>
          <w:lang w:bidi="ar"/>
        </w:rPr>
      </w:pPr>
      <w:r>
        <w:rPr>
          <w:rFonts w:hint="eastAsia"/>
          <w:color w:val="000000"/>
        </w:rPr>
        <w:t>在功能方面，系统实现了多用户登录、实时摄像头识别、AI陪伴聊天、历史会话查看、情绪图表分析、今日情绪报告以及情绪手记等内容，并支持将手记与具体会话进行绑定。这样既能记录系统识别出的客观情绪，也能保留用户自己选择的主观情绪。测试结果表明，系统整体运行较稳定，能够完成基本的实时识别和情感交互任务，对智能陪伴系统的设计和实现有一定参考意义</w:t>
      </w:r>
    </w:p>
    <w:p w14:paraId="16D34838">
      <w:pPr>
        <w:widowControl/>
        <w:spacing w:line="480" w:lineRule="auto"/>
        <w:ind w:left="241" w:hanging="241" w:hangingChars="100"/>
        <w:jc w:val="left"/>
        <w:rPr>
          <w:rFonts w:hint="eastAsia" w:ascii="宋体" w:hAnsi="宋体" w:eastAsia="宋体" w:cs="宋体"/>
          <w:b w:val="0"/>
          <w:bCs w:val="0"/>
          <w:color w:val="000000"/>
          <w:lang w:val="en-US" w:eastAsia="zh-CN"/>
        </w:rPr>
      </w:pPr>
      <w:r>
        <w:rPr>
          <w:rFonts w:hint="eastAsia" w:ascii="黑体" w:hAnsi="黑体" w:eastAsia="黑体" w:cs="黑体"/>
          <w:b/>
          <w:bCs/>
          <w:kern w:val="0"/>
          <w:lang w:bidi="ar"/>
        </w:rPr>
        <w:t>关键词：</w:t>
      </w:r>
      <w:r>
        <w:rPr>
          <w:rFonts w:hint="eastAsia" w:ascii="宋体" w:hAnsi="宋体" w:eastAsia="宋体" w:cs="宋体"/>
          <w:b w:val="0"/>
          <w:bCs w:val="0"/>
          <w:kern w:val="0"/>
          <w:lang w:bidi="ar"/>
        </w:rPr>
        <w:t>情绪识别；MediaPipe；人机交互；实时情绪感知</w:t>
      </w:r>
    </w:p>
    <w:p w14:paraId="5DA89648">
      <w:pPr>
        <w:widowControl/>
        <w:spacing w:line="480" w:lineRule="auto"/>
        <w:ind w:left="240" w:hanging="240" w:hangingChars="100"/>
        <w:jc w:val="left"/>
        <w:rPr>
          <w:rFonts w:hint="eastAsia"/>
        </w:rPr>
      </w:pPr>
    </w:p>
    <w:p w14:paraId="2217DC29">
      <w:pPr>
        <w:spacing w:line="480" w:lineRule="auto"/>
        <w:ind w:firstLine="0" w:firstLineChars="0"/>
        <w:rPr>
          <w:rFonts w:hint="eastAsia"/>
        </w:rPr>
      </w:pPr>
    </w:p>
    <w:p w14:paraId="15A05BB4">
      <w:pPr>
        <w:spacing w:line="480" w:lineRule="auto"/>
        <w:ind w:firstLine="0" w:firstLineChars="0"/>
        <w:rPr>
          <w:rFonts w:hint="eastAsia"/>
        </w:rPr>
      </w:pPr>
    </w:p>
    <w:p w14:paraId="54CDAD3F">
      <w:pPr>
        <w:spacing w:line="480" w:lineRule="auto"/>
        <w:ind w:firstLine="0" w:firstLineChars="0"/>
        <w:rPr>
          <w:rFonts w:hint="eastAsia"/>
        </w:rPr>
      </w:pPr>
    </w:p>
    <w:p w14:paraId="27F32537">
      <w:pPr>
        <w:ind w:firstLine="0" w:firstLineChars="0"/>
        <w:rPr>
          <w:rFonts w:hint="eastAsia"/>
        </w:rPr>
      </w:pPr>
    </w:p>
    <w:p w14:paraId="4B19F878">
      <w:pPr>
        <w:ind w:firstLine="643"/>
        <w:jc w:val="center"/>
        <w:rPr>
          <w:rFonts w:hint="eastAsia" w:ascii="Times New Roman Regular" w:hAnsi="Times New Roman Regular" w:cs="Times New Roman Regular"/>
          <w:b/>
          <w:bCs/>
          <w:kern w:val="0"/>
          <w:sz w:val="32"/>
          <w:szCs w:val="32"/>
          <w:lang w:bidi="ar"/>
        </w:rPr>
      </w:pPr>
      <w:r>
        <w:rPr>
          <w:b/>
          <w:bCs/>
          <w:kern w:val="0"/>
          <w:sz w:val="32"/>
          <w:szCs w:val="32"/>
          <w:lang w:bidi="ar"/>
        </w:rPr>
        <w:br w:type="page"/>
      </w:r>
      <w:r>
        <w:rPr>
          <w:rFonts w:hint="eastAsia" w:ascii="Times New Roman Regular" w:hAnsi="Times New Roman Regular" w:cs="Times New Roman Regular"/>
          <w:b/>
          <w:bCs/>
          <w:kern w:val="0"/>
          <w:sz w:val="32"/>
          <w:szCs w:val="32"/>
          <w:lang w:bidi="ar"/>
        </w:rPr>
        <w:t>Design and Implementation of Intelligent Facial Expression Recognition and Emotion Analysis System</w:t>
      </w:r>
    </w:p>
    <w:p w14:paraId="44BA4EB3">
      <w:pPr>
        <w:widowControl/>
        <w:ind w:left="0" w:leftChars="0" w:firstLine="0" w:firstLineChars="0"/>
        <w:rPr>
          <w:rFonts w:hint="eastAsia" w:ascii="Times New Roman Regular" w:hAnsi="Times New Roman Regular" w:cs="Times New Roman Regular"/>
          <w:color w:val="000000"/>
        </w:rPr>
      </w:pPr>
      <w:bookmarkStart w:id="4" w:name="_Toc31561"/>
      <w:bookmarkStart w:id="5" w:name="_Toc7656"/>
      <w:r>
        <w:rPr>
          <w:rStyle w:val="27"/>
          <w:rFonts w:ascii="Times New Roman" w:hAnsi="Times New Roman" w:cs="Times New Roman"/>
          <w:b/>
          <w:bCs w:val="0"/>
          <w:sz w:val="24"/>
          <w:szCs w:val="24"/>
        </w:rPr>
        <w:t>Abstract</w:t>
      </w:r>
      <w:bookmarkEnd w:id="4"/>
      <w:bookmarkEnd w:id="5"/>
      <w:r>
        <w:rPr>
          <w:rFonts w:hint="eastAsia" w:ascii="Times New Roman Regular" w:hAnsi="Times New Roman Regular" w:cs="Times New Roman Regular"/>
          <w:b/>
          <w:bCs/>
        </w:rPr>
        <w:t>:</w:t>
      </w:r>
      <w:r>
        <w:t xml:space="preserve"> </w:t>
      </w:r>
      <w:r>
        <w:rPr>
          <w:rFonts w:hint="eastAsia" w:ascii="Times New Roman Regular" w:hAnsi="Times New Roman Regular" w:cs="Times New Roman Regular"/>
          <w:color w:val="000000"/>
        </w:rPr>
        <w:t>With the development of artificial intelligence technology, chat systems have become increasingly common. However, most systems still rely on ordinary text conversations and lack the ability to perceive users' real-time emotions, making the chat process rather mechanical. To address this issue, this paper designs and implements a MediaPipe-based real-time emotion-aware AI companion system, aiming for the system to first detect the user's current emotion before providing more appropriate responses during interactions.</w:t>
      </w:r>
    </w:p>
    <w:p w14:paraId="2D95F09E">
      <w:pPr>
        <w:widowControl/>
        <w:ind w:left="0" w:leftChars="0" w:firstLine="480" w:firstLineChars="200"/>
        <w:rPr>
          <w:rFonts w:hint="eastAsia" w:ascii="Times New Roman Regular" w:hAnsi="Times New Roman Regular" w:cs="Times New Roman Regular"/>
          <w:color w:val="000000"/>
        </w:rPr>
      </w:pPr>
      <w:r>
        <w:rPr>
          <w:rFonts w:hint="eastAsia" w:ascii="Times New Roman Regular" w:hAnsi="Times New Roman Regular" w:cs="Times New Roman Regular"/>
          <w:color w:val="000000"/>
        </w:rPr>
        <w:t>This system uses FastAPI as the backend framework, Vue as the frontend interface, and SQLite to store user information, conversation records, emotion logs, and note content. For emotion recognition, the system utilizes the MediaPipe Face Landmarker to extract facial expression features and then designs scoring rules based on corresponding facial expressions for different emotions, thereby identifying emotions such as happiness, anger, sadness, surprise, and calmness. Considering that short-term fluctuations are likely during real-time recognition, the system also incorporates multi-frame voting and confidence constraints to reduce frequent changes in emotion results.</w:t>
      </w:r>
    </w:p>
    <w:p w14:paraId="157F2531">
      <w:pPr>
        <w:widowControl/>
        <w:ind w:left="0" w:leftChars="0" w:firstLine="480" w:firstLineChars="200"/>
        <w:rPr>
          <w:rFonts w:hint="eastAsia" w:ascii="Times New Roman Regular" w:hAnsi="Times New Roman Regular" w:cs="Times New Roman Regular"/>
          <w:color w:val="000000"/>
          <w:kern w:val="0"/>
          <w:lang w:bidi="ar"/>
        </w:rPr>
      </w:pPr>
      <w:r>
        <w:rPr>
          <w:rFonts w:hint="eastAsia" w:ascii="Times New Roman Regular" w:hAnsi="Times New Roman Regular" w:cs="Times New Roman Regular"/>
          <w:color w:val="000000"/>
        </w:rPr>
        <w:t>Functionality-wise, the system supports multi-user login, real-time camera-based recognition, AI companion chatting, viewing historical conversations, emotion chart analysis, today's emotion report, and emotion journaling. It also allows binding notes to specific conversations, enabling both the recording of objectively recognized emotions by the system and the preservation of subjective emotions selected by the user. Test results indicate that the system runs relatively smoothly overall, can accomplish basic real-time recognition and emotional interaction tasks, and provides valuable insights for the design and implementation of intelligent companion systems.</w:t>
      </w:r>
    </w:p>
    <w:p w14:paraId="71248924">
      <w:pPr>
        <w:widowControl/>
        <w:spacing w:line="480" w:lineRule="auto"/>
        <w:ind w:firstLine="0" w:firstLineChars="0"/>
        <w:rPr>
          <w:rFonts w:hint="eastAsia" w:ascii="Times New Roman Regular" w:hAnsi="Times New Roman Regular" w:cs="Times New Roman Regular"/>
          <w:b/>
          <w:bCs/>
        </w:rPr>
      </w:pPr>
      <w:r>
        <w:rPr>
          <w:rFonts w:ascii="Times New Roman Regular" w:hAnsi="Times New Roman Regular" w:cs="Times New Roman Regular"/>
          <w:b/>
          <w:bCs/>
        </w:rPr>
        <w:t>Key</w:t>
      </w:r>
      <w:r>
        <w:rPr>
          <w:rFonts w:hint="eastAsia" w:ascii="Times New Roman Regular" w:hAnsi="Times New Roman Regular" w:cs="Times New Roman Regular"/>
          <w:b/>
          <w:bCs/>
        </w:rPr>
        <w:t xml:space="preserve"> </w:t>
      </w:r>
      <w:r>
        <w:rPr>
          <w:rFonts w:ascii="Times New Roman Regular" w:hAnsi="Times New Roman Regular" w:cs="Times New Roman Regular"/>
          <w:b/>
          <w:bCs/>
        </w:rPr>
        <w:t>Words:</w:t>
      </w:r>
      <w:r>
        <w:rPr>
          <w:rFonts w:hint="eastAsia" w:ascii="Times New Roman Regular" w:hAnsi="Times New Roman Regular" w:cs="Times New Roman Regular"/>
          <w:b/>
          <w:bCs/>
        </w:rPr>
        <w:t xml:space="preserve"> </w:t>
      </w:r>
      <w:r>
        <w:rPr>
          <w:rFonts w:hint="eastAsia" w:ascii="Times New Roman Regular" w:hAnsi="Times New Roman Regular" w:cs="Times New Roman Regular"/>
          <w:bCs/>
        </w:rPr>
        <w:t>Emotion recognition</w:t>
      </w:r>
      <w:r>
        <w:rPr>
          <w:rFonts w:hint="eastAsia" w:ascii="Times New Roman Regular" w:hAnsi="Times New Roman Regular" w:cs="Times New Roman Regular"/>
          <w:bCs/>
          <w:lang w:val="en-US" w:eastAsia="zh-CN"/>
        </w:rPr>
        <w:t>;</w:t>
      </w:r>
      <w:r>
        <w:rPr>
          <w:rFonts w:hint="eastAsia" w:ascii="Times New Roman Regular" w:hAnsi="Times New Roman Regular" w:cs="Times New Roman Regular"/>
          <w:bCs/>
        </w:rPr>
        <w:t>MediaPipe;</w:t>
      </w:r>
      <w:r>
        <w:rPr>
          <w:rFonts w:hint="eastAsia" w:ascii="Times New Roman Regular" w:hAnsi="Times New Roman Regular" w:cs="Times New Roman Regular"/>
          <w:bCs/>
          <w:lang w:val="en-US" w:eastAsia="zh-CN"/>
        </w:rPr>
        <w:t xml:space="preserve"> </w:t>
      </w:r>
      <w:r>
        <w:rPr>
          <w:rFonts w:hint="eastAsia" w:ascii="Times New Roman Regular" w:hAnsi="Times New Roman Regular" w:cs="Times New Roman Regular"/>
          <w:bCs/>
        </w:rPr>
        <w:t>human-computer interaction; real-time emotion perception</w:t>
      </w:r>
    </w:p>
    <w:bookmarkEnd w:id="0"/>
    <w:bookmarkEnd w:id="1"/>
    <w:p w14:paraId="59228E56">
      <w:pPr>
        <w:ind w:firstLine="480"/>
        <w:rPr>
          <w:rFonts w:hint="eastAsia"/>
        </w:rPr>
        <w:sectPr>
          <w:footerReference r:id="rId12" w:type="default"/>
          <w:pgSz w:w="11906" w:h="16838"/>
          <w:pgMar w:top="1418" w:right="1418" w:bottom="1418" w:left="1701" w:header="851" w:footer="851" w:gutter="0"/>
          <w:pgNumType w:fmt="upperRoman" w:start="1"/>
          <w:cols w:space="425" w:num="1"/>
          <w:docGrid w:type="lines" w:linePitch="312" w:charSpace="0"/>
        </w:sectPr>
      </w:pPr>
    </w:p>
    <w:p w14:paraId="35BB69BA">
      <w:pPr>
        <w:spacing w:before="340" w:after="156"/>
        <w:ind w:firstLine="0" w:firstLineChars="0"/>
        <w:jc w:val="center"/>
        <w:rPr>
          <w:rFonts w:hint="eastAsia" w:ascii="黑体" w:hAnsi="黑体" w:eastAsia="黑体" w:cs="Times New Roman"/>
          <w:kern w:val="2"/>
          <w:szCs w:val="32"/>
          <w:lang w:val="en-US" w:eastAsia="zh-CN" w:bidi="ar-SA"/>
        </w:rPr>
      </w:pPr>
      <w:bookmarkStart w:id="6" w:name="_Toc97823737"/>
      <w:bookmarkStart w:id="7" w:name="_Toc97823707"/>
      <w:r>
        <w:rPr>
          <w:rFonts w:hint="eastAsia" w:ascii="黑体" w:hAnsi="黑体" w:eastAsia="黑体"/>
          <w:b/>
          <w:sz w:val="36"/>
          <w:szCs w:val="32"/>
        </w:rPr>
        <w:t>目  录</w:t>
      </w:r>
      <w:bookmarkEnd w:id="6"/>
      <w:bookmarkEnd w:id="7"/>
    </w:p>
    <w:sdt>
      <w:sdtPr>
        <w:rPr>
          <w:rFonts w:ascii="宋体" w:hAnsi="宋体" w:eastAsia="宋体" w:cs="Times New Roman"/>
          <w:kern w:val="2"/>
          <w:sz w:val="21"/>
          <w:szCs w:val="24"/>
          <w:lang w:val="en-US" w:eastAsia="zh-CN" w:bidi="ar-SA"/>
        </w:rPr>
        <w:id w:val="147474324"/>
        <w15:color w:val="DBDBDB"/>
      </w:sdtPr>
      <w:sdtEndPr>
        <w:rPr>
          <w:rFonts w:ascii="宋体" w:hAnsi="宋体" w:eastAsia="宋体" w:cs="Times New Roman"/>
          <w:kern w:val="2"/>
          <w:sz w:val="21"/>
          <w:szCs w:val="24"/>
          <w:lang w:val="en-US" w:eastAsia="zh-CN" w:bidi="ar-SA"/>
        </w:rPr>
      </w:sdtEndPr>
      <w:sdtContent>
        <w:p w14:paraId="6D6E938D">
          <w:pPr>
            <w:spacing w:before="0" w:beforeLines="0" w:after="0" w:afterLines="0" w:line="240" w:lineRule="auto"/>
            <w:ind w:left="0" w:leftChars="0" w:right="0" w:rightChars="0" w:firstLine="0" w:firstLineChars="0"/>
            <w:jc w:val="center"/>
          </w:pPr>
        </w:p>
        <w:p w14:paraId="4B31259E">
          <w:pPr>
            <w:pStyle w:val="15"/>
            <w:tabs>
              <w:tab w:val="right" w:leader="dot" w:pos="8787"/>
              <w:tab w:val="clear" w:pos="8777"/>
            </w:tabs>
            <w:ind w:left="0" w:leftChars="0" w:firstLine="0" w:firstLineChars="0"/>
          </w:pPr>
          <w:r>
            <w:fldChar w:fldCharType="begin"/>
          </w:r>
          <w:r>
            <w:instrText xml:space="preserve">TOC \o "1-3" \h \u </w:instrText>
          </w:r>
          <w:r>
            <w:fldChar w:fldCharType="separate"/>
          </w:r>
          <w:r>
            <w:rPr>
              <w:rStyle w:val="49"/>
            </w:rPr>
            <w:fldChar w:fldCharType="begin"/>
          </w:r>
          <w:r>
            <w:rPr>
              <w:rStyle w:val="49"/>
            </w:rPr>
            <w:instrText xml:space="preserve"> HYPERLINK \l _Toc5464 </w:instrText>
          </w:r>
          <w:r>
            <w:rPr>
              <w:rStyle w:val="49"/>
            </w:rPr>
            <w:fldChar w:fldCharType="separate"/>
          </w:r>
          <w:r>
            <w:rPr>
              <w:rStyle w:val="49"/>
              <w:rFonts w:hint="eastAsia"/>
            </w:rPr>
            <w:t>摘 要</w:t>
          </w:r>
          <w:r>
            <w:rPr>
              <w:rStyle w:val="49"/>
            </w:rPr>
            <w:tab/>
          </w:r>
          <w:r>
            <w:rPr>
              <w:rStyle w:val="49"/>
            </w:rPr>
            <w:fldChar w:fldCharType="begin"/>
          </w:r>
          <w:r>
            <w:rPr>
              <w:rStyle w:val="49"/>
            </w:rPr>
            <w:instrText xml:space="preserve"> PAGEREF _Toc5464 \h </w:instrText>
          </w:r>
          <w:r>
            <w:rPr>
              <w:rStyle w:val="49"/>
            </w:rPr>
            <w:fldChar w:fldCharType="separate"/>
          </w:r>
          <w:r>
            <w:rPr>
              <w:rStyle w:val="49"/>
            </w:rPr>
            <w:t>I</w:t>
          </w:r>
          <w:r>
            <w:rPr>
              <w:rStyle w:val="49"/>
            </w:rPr>
            <w:fldChar w:fldCharType="end"/>
          </w:r>
          <w:r>
            <w:rPr>
              <w:rStyle w:val="49"/>
            </w:rPr>
            <w:fldChar w:fldCharType="end"/>
          </w:r>
        </w:p>
        <w:p w14:paraId="1DA0F510">
          <w:pPr>
            <w:pStyle w:val="15"/>
            <w:tabs>
              <w:tab w:val="right" w:leader="dot" w:pos="8787"/>
              <w:tab w:val="clear" w:pos="8777"/>
            </w:tabs>
            <w:ind w:left="0" w:leftChars="0" w:firstLine="0" w:firstLineChars="0"/>
          </w:pPr>
          <w:r>
            <w:fldChar w:fldCharType="begin"/>
          </w:r>
          <w:r>
            <w:instrText xml:space="preserve"> HYPERLINK \l _Toc7656 </w:instrText>
          </w:r>
          <w:r>
            <w:fldChar w:fldCharType="separate"/>
          </w:r>
          <w:r>
            <w:rPr>
              <w:rStyle w:val="49"/>
            </w:rPr>
            <w:t>Abstract</w:t>
          </w:r>
          <w:r>
            <w:tab/>
          </w:r>
          <w:r>
            <w:fldChar w:fldCharType="begin"/>
          </w:r>
          <w:r>
            <w:instrText xml:space="preserve"> PAGEREF _Toc7656 \h </w:instrText>
          </w:r>
          <w:r>
            <w:fldChar w:fldCharType="separate"/>
          </w:r>
          <w:r>
            <w:t>II</w:t>
          </w:r>
          <w:r>
            <w:fldChar w:fldCharType="end"/>
          </w:r>
          <w:r>
            <w:fldChar w:fldCharType="end"/>
          </w:r>
        </w:p>
        <w:p w14:paraId="4809B58B">
          <w:pPr>
            <w:pStyle w:val="14"/>
          </w:pPr>
          <w:r>
            <w:fldChar w:fldCharType="begin"/>
          </w:r>
          <w:r>
            <w:instrText xml:space="preserve"> HYPERLINK \l _Toc26066 </w:instrText>
          </w:r>
          <w:r>
            <w:fldChar w:fldCharType="separate"/>
          </w:r>
          <w:r>
            <w:rPr>
              <w:rFonts w:hint="eastAsia"/>
              <w:bCs w:val="0"/>
            </w:rPr>
            <w:t xml:space="preserve">1 </w:t>
          </w:r>
          <w:r>
            <w:rPr>
              <w:rFonts w:hint="eastAsia"/>
              <w:bCs w:val="0"/>
              <w:szCs w:val="32"/>
            </w:rPr>
            <w:t>绪论</w:t>
          </w:r>
          <w:r>
            <w:tab/>
          </w:r>
          <w:r>
            <w:fldChar w:fldCharType="begin"/>
          </w:r>
          <w:r>
            <w:instrText xml:space="preserve"> PAGEREF _Toc26066 \h </w:instrText>
          </w:r>
          <w:r>
            <w:fldChar w:fldCharType="separate"/>
          </w:r>
          <w:r>
            <w:t>4</w:t>
          </w:r>
          <w:r>
            <w:fldChar w:fldCharType="end"/>
          </w:r>
          <w:r>
            <w:fldChar w:fldCharType="end"/>
          </w:r>
        </w:p>
        <w:p w14:paraId="58A97A8F">
          <w:pPr>
            <w:pStyle w:val="15"/>
            <w:tabs>
              <w:tab w:val="right" w:leader="dot" w:pos="8787"/>
              <w:tab w:val="clear" w:pos="8777"/>
            </w:tabs>
          </w:pPr>
          <w:r>
            <w:fldChar w:fldCharType="begin"/>
          </w:r>
          <w:r>
            <w:instrText xml:space="preserve"> HYPERLINK \l _Toc10801 </w:instrText>
          </w:r>
          <w:r>
            <w:fldChar w:fldCharType="separate"/>
          </w:r>
          <w:r>
            <w:rPr>
              <w:rFonts w:hint="eastAsia"/>
              <w:bCs w:val="0"/>
            </w:rPr>
            <w:t>1.1</w:t>
          </w:r>
          <w:r>
            <w:rPr>
              <w:rFonts w:hint="eastAsia" w:hAnsi="黑体"/>
              <w:bCs w:val="0"/>
              <w:szCs w:val="28"/>
            </w:rPr>
            <w:t>研究</w:t>
          </w:r>
          <w:r>
            <w:rPr>
              <w:rFonts w:hAnsi="黑体"/>
              <w:bCs w:val="0"/>
              <w:szCs w:val="28"/>
            </w:rPr>
            <w:t>背</w:t>
          </w:r>
          <w:r>
            <w:rPr>
              <w:rFonts w:hint="eastAsia" w:hAnsi="黑体"/>
              <w:bCs w:val="0"/>
              <w:szCs w:val="28"/>
            </w:rPr>
            <w:t>景及意义</w:t>
          </w:r>
          <w:r>
            <w:tab/>
          </w:r>
          <w:r>
            <w:fldChar w:fldCharType="begin"/>
          </w:r>
          <w:r>
            <w:instrText xml:space="preserve"> PAGEREF _Toc10801 \h </w:instrText>
          </w:r>
          <w:r>
            <w:fldChar w:fldCharType="separate"/>
          </w:r>
          <w:r>
            <w:t>4</w:t>
          </w:r>
          <w:r>
            <w:fldChar w:fldCharType="end"/>
          </w:r>
          <w:r>
            <w:fldChar w:fldCharType="end"/>
          </w:r>
        </w:p>
        <w:p w14:paraId="5DB94D1A">
          <w:pPr>
            <w:pStyle w:val="15"/>
            <w:tabs>
              <w:tab w:val="right" w:leader="dot" w:pos="8787"/>
              <w:tab w:val="clear" w:pos="8777"/>
            </w:tabs>
          </w:pPr>
          <w:r>
            <w:fldChar w:fldCharType="begin"/>
          </w:r>
          <w:r>
            <w:instrText xml:space="preserve"> HYPERLINK \l _Toc1517 </w:instrText>
          </w:r>
          <w:r>
            <w:fldChar w:fldCharType="separate"/>
          </w:r>
          <w:r>
            <w:rPr>
              <w:rFonts w:hint="eastAsia"/>
              <w:bCs/>
              <w:lang w:val="en-US" w:eastAsia="zh-CN"/>
            </w:rPr>
            <w:t>1.2国内外研究现状</w:t>
          </w:r>
          <w:r>
            <w:tab/>
          </w:r>
          <w:r>
            <w:fldChar w:fldCharType="begin"/>
          </w:r>
          <w:r>
            <w:instrText xml:space="preserve"> PAGEREF _Toc1517 \h </w:instrText>
          </w:r>
          <w:r>
            <w:fldChar w:fldCharType="separate"/>
          </w:r>
          <w:r>
            <w:t>4</w:t>
          </w:r>
          <w:r>
            <w:fldChar w:fldCharType="end"/>
          </w:r>
          <w:r>
            <w:fldChar w:fldCharType="end"/>
          </w:r>
        </w:p>
        <w:p w14:paraId="112A3CE5">
          <w:pPr>
            <w:pStyle w:val="9"/>
            <w:tabs>
              <w:tab w:val="right" w:leader="dot" w:pos="8787"/>
            </w:tabs>
          </w:pPr>
          <w:r>
            <w:fldChar w:fldCharType="begin"/>
          </w:r>
          <w:r>
            <w:instrText xml:space="preserve"> HYPERLINK \l _Toc16545 </w:instrText>
          </w:r>
          <w:r>
            <w:fldChar w:fldCharType="separate"/>
          </w:r>
          <w:r>
            <w:rPr>
              <w:rFonts w:hint="eastAsia"/>
              <w:lang w:val="en-US" w:eastAsia="zh-CN"/>
            </w:rPr>
            <w:t>1.2.1国外研究现状</w:t>
          </w:r>
          <w:r>
            <w:tab/>
          </w:r>
          <w:r>
            <w:fldChar w:fldCharType="begin"/>
          </w:r>
          <w:r>
            <w:instrText xml:space="preserve"> PAGEREF _Toc16545 \h </w:instrText>
          </w:r>
          <w:r>
            <w:fldChar w:fldCharType="separate"/>
          </w:r>
          <w:r>
            <w:t>4</w:t>
          </w:r>
          <w:r>
            <w:fldChar w:fldCharType="end"/>
          </w:r>
          <w:r>
            <w:fldChar w:fldCharType="end"/>
          </w:r>
        </w:p>
        <w:p w14:paraId="2CB8E466">
          <w:pPr>
            <w:pStyle w:val="9"/>
            <w:tabs>
              <w:tab w:val="right" w:leader="dot" w:pos="8787"/>
            </w:tabs>
          </w:pPr>
          <w:r>
            <w:fldChar w:fldCharType="begin"/>
          </w:r>
          <w:r>
            <w:instrText xml:space="preserve"> HYPERLINK \l _Toc3448 </w:instrText>
          </w:r>
          <w:r>
            <w:fldChar w:fldCharType="separate"/>
          </w:r>
          <w:r>
            <w:rPr>
              <w:rFonts w:hint="eastAsia"/>
              <w:lang w:val="en-US" w:eastAsia="zh-CN"/>
            </w:rPr>
            <w:t>1.2.2国内研究现状</w:t>
          </w:r>
          <w:r>
            <w:tab/>
          </w:r>
          <w:r>
            <w:fldChar w:fldCharType="begin"/>
          </w:r>
          <w:r>
            <w:instrText xml:space="preserve"> PAGEREF _Toc3448 \h </w:instrText>
          </w:r>
          <w:r>
            <w:fldChar w:fldCharType="separate"/>
          </w:r>
          <w:r>
            <w:t>5</w:t>
          </w:r>
          <w:r>
            <w:fldChar w:fldCharType="end"/>
          </w:r>
          <w:r>
            <w:fldChar w:fldCharType="end"/>
          </w:r>
        </w:p>
        <w:p w14:paraId="73D9D943">
          <w:pPr>
            <w:pStyle w:val="15"/>
            <w:tabs>
              <w:tab w:val="right" w:leader="dot" w:pos="8787"/>
              <w:tab w:val="clear" w:pos="8777"/>
            </w:tabs>
          </w:pPr>
          <w:r>
            <w:fldChar w:fldCharType="begin"/>
          </w:r>
          <w:r>
            <w:instrText xml:space="preserve"> HYPERLINK \l _Toc15372 </w:instrText>
          </w:r>
          <w:r>
            <w:fldChar w:fldCharType="separate"/>
          </w:r>
          <w:r>
            <w:rPr>
              <w:rFonts w:hint="eastAsia"/>
              <w:lang w:val="en-US" w:eastAsia="zh-CN"/>
            </w:rPr>
            <w:t>1.3研究内容</w:t>
          </w:r>
          <w:r>
            <w:tab/>
          </w:r>
          <w:r>
            <w:fldChar w:fldCharType="begin"/>
          </w:r>
          <w:r>
            <w:instrText xml:space="preserve"> PAGEREF _Toc15372 \h </w:instrText>
          </w:r>
          <w:r>
            <w:fldChar w:fldCharType="separate"/>
          </w:r>
          <w:r>
            <w:t>6</w:t>
          </w:r>
          <w:r>
            <w:fldChar w:fldCharType="end"/>
          </w:r>
          <w:r>
            <w:fldChar w:fldCharType="end"/>
          </w:r>
        </w:p>
        <w:p w14:paraId="56ADEF71">
          <w:pPr>
            <w:pStyle w:val="15"/>
            <w:tabs>
              <w:tab w:val="right" w:leader="dot" w:pos="8787"/>
              <w:tab w:val="clear" w:pos="8777"/>
            </w:tabs>
          </w:pPr>
          <w:r>
            <w:fldChar w:fldCharType="begin"/>
          </w:r>
          <w:r>
            <w:instrText xml:space="preserve"> HYPERLINK \l _Toc3380 </w:instrText>
          </w:r>
          <w:r>
            <w:fldChar w:fldCharType="separate"/>
          </w:r>
          <w:r>
            <w:rPr>
              <w:rFonts w:hint="eastAsia"/>
              <w:lang w:val="en-US" w:eastAsia="zh-CN"/>
            </w:rPr>
            <w:t>1.4章节安排</w:t>
          </w:r>
          <w:r>
            <w:tab/>
          </w:r>
          <w:r>
            <w:fldChar w:fldCharType="begin"/>
          </w:r>
          <w:r>
            <w:instrText xml:space="preserve"> PAGEREF _Toc3380 \h </w:instrText>
          </w:r>
          <w:r>
            <w:fldChar w:fldCharType="separate"/>
          </w:r>
          <w:r>
            <w:t>8</w:t>
          </w:r>
          <w:r>
            <w:fldChar w:fldCharType="end"/>
          </w:r>
          <w:r>
            <w:fldChar w:fldCharType="end"/>
          </w:r>
        </w:p>
        <w:p w14:paraId="60114CDC">
          <w:pPr>
            <w:pStyle w:val="14"/>
          </w:pPr>
          <w:r>
            <w:fldChar w:fldCharType="begin"/>
          </w:r>
          <w:r>
            <w:instrText xml:space="preserve"> HYPERLINK \l _Toc28290 </w:instrText>
          </w:r>
          <w:r>
            <w:fldChar w:fldCharType="separate"/>
          </w:r>
          <w:r>
            <w:rPr>
              <w:rFonts w:hint="eastAsia"/>
              <w:lang w:val="en-US" w:eastAsia="zh-CN"/>
            </w:rPr>
            <w:t>2 相关技术介绍</w:t>
          </w:r>
          <w:r>
            <w:tab/>
          </w:r>
          <w:r>
            <w:fldChar w:fldCharType="begin"/>
          </w:r>
          <w:r>
            <w:instrText xml:space="preserve"> PAGEREF _Toc28290 \h </w:instrText>
          </w:r>
          <w:r>
            <w:fldChar w:fldCharType="separate"/>
          </w:r>
          <w:r>
            <w:t>8</w:t>
          </w:r>
          <w:r>
            <w:fldChar w:fldCharType="end"/>
          </w:r>
          <w:r>
            <w:fldChar w:fldCharType="end"/>
          </w:r>
        </w:p>
        <w:p w14:paraId="5A7454E7">
          <w:pPr>
            <w:pStyle w:val="15"/>
            <w:tabs>
              <w:tab w:val="right" w:leader="dot" w:pos="8787"/>
              <w:tab w:val="clear" w:pos="8777"/>
            </w:tabs>
          </w:pPr>
          <w:r>
            <w:fldChar w:fldCharType="begin"/>
          </w:r>
          <w:r>
            <w:instrText xml:space="preserve"> HYPERLINK \l _Toc18940 </w:instrText>
          </w:r>
          <w:r>
            <w:fldChar w:fldCharType="separate"/>
          </w:r>
          <w:r>
            <w:rPr>
              <w:rFonts w:hint="eastAsia"/>
              <w:lang w:val="en-US" w:eastAsia="zh-CN"/>
            </w:rPr>
            <w:t>2.1 MediaPipe与人脸表情识别技术</w:t>
          </w:r>
          <w:r>
            <w:tab/>
          </w:r>
          <w:r>
            <w:fldChar w:fldCharType="begin"/>
          </w:r>
          <w:r>
            <w:instrText xml:space="preserve"> PAGEREF _Toc18940 \h </w:instrText>
          </w:r>
          <w:r>
            <w:fldChar w:fldCharType="separate"/>
          </w:r>
          <w:r>
            <w:t>8</w:t>
          </w:r>
          <w:r>
            <w:fldChar w:fldCharType="end"/>
          </w:r>
          <w:r>
            <w:fldChar w:fldCharType="end"/>
          </w:r>
        </w:p>
        <w:p w14:paraId="0AAEBF57">
          <w:pPr>
            <w:pStyle w:val="15"/>
            <w:tabs>
              <w:tab w:val="right" w:leader="dot" w:pos="8787"/>
              <w:tab w:val="clear" w:pos="8777"/>
            </w:tabs>
          </w:pPr>
          <w:r>
            <w:fldChar w:fldCharType="begin"/>
          </w:r>
          <w:r>
            <w:instrText xml:space="preserve"> HYPERLINK \l _Toc78 </w:instrText>
          </w:r>
          <w:r>
            <w:fldChar w:fldCharType="separate"/>
          </w:r>
          <w:r>
            <w:rPr>
              <w:rFonts w:hint="eastAsia"/>
              <w:lang w:val="en-US" w:eastAsia="zh-CN"/>
            </w:rPr>
            <w:t>2.2 FastAPI后端框架与WebSocket通信技术</w:t>
          </w:r>
          <w:r>
            <w:tab/>
          </w:r>
          <w:r>
            <w:fldChar w:fldCharType="begin"/>
          </w:r>
          <w:r>
            <w:instrText xml:space="preserve"> PAGEREF _Toc78 \h </w:instrText>
          </w:r>
          <w:r>
            <w:fldChar w:fldCharType="separate"/>
          </w:r>
          <w:r>
            <w:t>9</w:t>
          </w:r>
          <w:r>
            <w:fldChar w:fldCharType="end"/>
          </w:r>
          <w:r>
            <w:fldChar w:fldCharType="end"/>
          </w:r>
        </w:p>
        <w:p w14:paraId="4AFF66F3">
          <w:pPr>
            <w:pStyle w:val="15"/>
            <w:tabs>
              <w:tab w:val="right" w:leader="dot" w:pos="8787"/>
              <w:tab w:val="clear" w:pos="8777"/>
            </w:tabs>
          </w:pPr>
          <w:r>
            <w:fldChar w:fldCharType="begin"/>
          </w:r>
          <w:r>
            <w:instrText xml:space="preserve"> HYPERLINK \l _Toc28228 </w:instrText>
          </w:r>
          <w:r>
            <w:fldChar w:fldCharType="separate"/>
          </w:r>
          <w:r>
            <w:rPr>
              <w:rFonts w:hint="eastAsia"/>
              <w:lang w:val="en-US" w:eastAsia="zh-CN"/>
            </w:rPr>
            <w:t>2.3 Vue前端框架</w:t>
          </w:r>
          <w:r>
            <w:tab/>
          </w:r>
          <w:r>
            <w:fldChar w:fldCharType="begin"/>
          </w:r>
          <w:r>
            <w:instrText xml:space="preserve"> PAGEREF _Toc28228 \h </w:instrText>
          </w:r>
          <w:r>
            <w:fldChar w:fldCharType="separate"/>
          </w:r>
          <w:r>
            <w:t>9</w:t>
          </w:r>
          <w:r>
            <w:fldChar w:fldCharType="end"/>
          </w:r>
          <w:r>
            <w:fldChar w:fldCharType="end"/>
          </w:r>
        </w:p>
        <w:p w14:paraId="2D498910">
          <w:pPr>
            <w:pStyle w:val="15"/>
            <w:tabs>
              <w:tab w:val="right" w:leader="dot" w:pos="8787"/>
              <w:tab w:val="clear" w:pos="8777"/>
            </w:tabs>
          </w:pPr>
          <w:r>
            <w:fldChar w:fldCharType="begin"/>
          </w:r>
          <w:r>
            <w:instrText xml:space="preserve"> HYPERLINK \l _Toc28683 </w:instrText>
          </w:r>
          <w:r>
            <w:fldChar w:fldCharType="separate"/>
          </w:r>
          <w:r>
            <w:rPr>
              <w:rFonts w:hint="eastAsia"/>
              <w:lang w:val="en-US" w:eastAsia="zh-CN"/>
            </w:rPr>
            <w:t>2.4 SQLite数据库技术</w:t>
          </w:r>
          <w:r>
            <w:tab/>
          </w:r>
          <w:r>
            <w:fldChar w:fldCharType="begin"/>
          </w:r>
          <w:r>
            <w:instrText xml:space="preserve"> PAGEREF _Toc28683 \h </w:instrText>
          </w:r>
          <w:r>
            <w:fldChar w:fldCharType="separate"/>
          </w:r>
          <w:r>
            <w:t>10</w:t>
          </w:r>
          <w:r>
            <w:fldChar w:fldCharType="end"/>
          </w:r>
          <w:r>
            <w:fldChar w:fldCharType="end"/>
          </w:r>
        </w:p>
        <w:p w14:paraId="2D69FA03">
          <w:pPr>
            <w:pStyle w:val="15"/>
            <w:tabs>
              <w:tab w:val="right" w:leader="dot" w:pos="8787"/>
              <w:tab w:val="clear" w:pos="8777"/>
            </w:tabs>
          </w:pPr>
          <w:r>
            <w:fldChar w:fldCharType="begin"/>
          </w:r>
          <w:r>
            <w:instrText xml:space="preserve"> HYPERLINK \l _Toc19562 </w:instrText>
          </w:r>
          <w:r>
            <w:fldChar w:fldCharType="separate"/>
          </w:r>
          <w:r>
            <w:rPr>
              <w:rFonts w:hint="eastAsia"/>
              <w:lang w:val="en-US" w:eastAsia="zh-CN"/>
            </w:rPr>
            <w:t>2.5 AI对话接口技术</w:t>
          </w:r>
          <w:r>
            <w:tab/>
          </w:r>
          <w:r>
            <w:fldChar w:fldCharType="begin"/>
          </w:r>
          <w:r>
            <w:instrText xml:space="preserve"> PAGEREF _Toc19562 \h </w:instrText>
          </w:r>
          <w:r>
            <w:fldChar w:fldCharType="separate"/>
          </w:r>
          <w:r>
            <w:t>10</w:t>
          </w:r>
          <w:r>
            <w:fldChar w:fldCharType="end"/>
          </w:r>
          <w:r>
            <w:fldChar w:fldCharType="end"/>
          </w:r>
        </w:p>
        <w:p w14:paraId="5F81EA3F">
          <w:pPr>
            <w:pStyle w:val="15"/>
            <w:tabs>
              <w:tab w:val="right" w:leader="dot" w:pos="8787"/>
              <w:tab w:val="clear" w:pos="8777"/>
            </w:tabs>
          </w:pPr>
          <w:r>
            <w:fldChar w:fldCharType="begin"/>
          </w:r>
          <w:r>
            <w:instrText xml:space="preserve"> HYPERLINK \l _Toc1059 </w:instrText>
          </w:r>
          <w:r>
            <w:fldChar w:fldCharType="separate"/>
          </w:r>
          <w:r>
            <w:rPr>
              <w:rFonts w:hint="eastAsia"/>
              <w:lang w:val="en-US" w:eastAsia="zh-CN"/>
            </w:rPr>
            <w:t>2.6 本章小结</w:t>
          </w:r>
          <w:r>
            <w:tab/>
          </w:r>
          <w:r>
            <w:fldChar w:fldCharType="begin"/>
          </w:r>
          <w:r>
            <w:instrText xml:space="preserve"> PAGEREF _Toc1059 \h </w:instrText>
          </w:r>
          <w:r>
            <w:fldChar w:fldCharType="separate"/>
          </w:r>
          <w:r>
            <w:t>10</w:t>
          </w:r>
          <w:r>
            <w:fldChar w:fldCharType="end"/>
          </w:r>
          <w:r>
            <w:fldChar w:fldCharType="end"/>
          </w:r>
        </w:p>
        <w:p w14:paraId="70B5BA0D">
          <w:pPr>
            <w:pStyle w:val="14"/>
          </w:pPr>
          <w:r>
            <w:fldChar w:fldCharType="begin"/>
          </w:r>
          <w:r>
            <w:instrText xml:space="preserve"> HYPERLINK \l _Toc24746 </w:instrText>
          </w:r>
          <w:r>
            <w:fldChar w:fldCharType="separate"/>
          </w:r>
          <w:r>
            <w:rPr>
              <w:rFonts w:hint="eastAsia"/>
              <w:lang w:val="en-US" w:eastAsia="zh-CN"/>
            </w:rPr>
            <w:t>3 系统需求分析</w:t>
          </w:r>
          <w:r>
            <w:tab/>
          </w:r>
          <w:r>
            <w:fldChar w:fldCharType="begin"/>
          </w:r>
          <w:r>
            <w:instrText xml:space="preserve"> PAGEREF _Toc24746 \h </w:instrText>
          </w:r>
          <w:r>
            <w:fldChar w:fldCharType="separate"/>
          </w:r>
          <w:r>
            <w:t>11</w:t>
          </w:r>
          <w:r>
            <w:fldChar w:fldCharType="end"/>
          </w:r>
          <w:r>
            <w:fldChar w:fldCharType="end"/>
          </w:r>
        </w:p>
        <w:p w14:paraId="0D87CA00">
          <w:pPr>
            <w:pStyle w:val="15"/>
            <w:tabs>
              <w:tab w:val="right" w:leader="dot" w:pos="8787"/>
              <w:tab w:val="clear" w:pos="8777"/>
            </w:tabs>
          </w:pPr>
          <w:r>
            <w:fldChar w:fldCharType="begin"/>
          </w:r>
          <w:r>
            <w:instrText xml:space="preserve"> HYPERLINK \l _Toc16751 </w:instrText>
          </w:r>
          <w:r>
            <w:fldChar w:fldCharType="separate"/>
          </w:r>
          <w:r>
            <w:rPr>
              <w:rFonts w:hint="eastAsia"/>
            </w:rPr>
            <w:t>3.1 需求概述</w:t>
          </w:r>
          <w:r>
            <w:tab/>
          </w:r>
          <w:r>
            <w:fldChar w:fldCharType="begin"/>
          </w:r>
          <w:r>
            <w:instrText xml:space="preserve"> PAGEREF _Toc16751 \h </w:instrText>
          </w:r>
          <w:r>
            <w:fldChar w:fldCharType="separate"/>
          </w:r>
          <w:r>
            <w:t>11</w:t>
          </w:r>
          <w:r>
            <w:fldChar w:fldCharType="end"/>
          </w:r>
          <w:r>
            <w:fldChar w:fldCharType="end"/>
          </w:r>
        </w:p>
        <w:p w14:paraId="079DF55C">
          <w:pPr>
            <w:pStyle w:val="15"/>
            <w:tabs>
              <w:tab w:val="right" w:leader="dot" w:pos="8787"/>
              <w:tab w:val="clear" w:pos="8777"/>
            </w:tabs>
          </w:pPr>
          <w:r>
            <w:fldChar w:fldCharType="begin"/>
          </w:r>
          <w:r>
            <w:instrText xml:space="preserve"> HYPERLINK \l _Toc30656 </w:instrText>
          </w:r>
          <w:r>
            <w:fldChar w:fldCharType="separate"/>
          </w:r>
          <w:r>
            <w:rPr>
              <w:rFonts w:hint="eastAsia"/>
            </w:rPr>
            <w:t>3.2 功能需求分析</w:t>
          </w:r>
          <w:r>
            <w:tab/>
          </w:r>
          <w:r>
            <w:fldChar w:fldCharType="begin"/>
          </w:r>
          <w:r>
            <w:instrText xml:space="preserve"> PAGEREF _Toc30656 \h </w:instrText>
          </w:r>
          <w:r>
            <w:fldChar w:fldCharType="separate"/>
          </w:r>
          <w:r>
            <w:t>11</w:t>
          </w:r>
          <w:r>
            <w:fldChar w:fldCharType="end"/>
          </w:r>
          <w:r>
            <w:fldChar w:fldCharType="end"/>
          </w:r>
        </w:p>
        <w:p w14:paraId="30F7D7FB">
          <w:pPr>
            <w:pStyle w:val="15"/>
            <w:tabs>
              <w:tab w:val="right" w:leader="dot" w:pos="8787"/>
              <w:tab w:val="clear" w:pos="8777"/>
            </w:tabs>
          </w:pPr>
          <w:r>
            <w:fldChar w:fldCharType="begin"/>
          </w:r>
          <w:r>
            <w:instrText xml:space="preserve"> HYPERLINK \l _Toc22496 </w:instrText>
          </w:r>
          <w:r>
            <w:fldChar w:fldCharType="separate"/>
          </w:r>
          <w:r>
            <w:rPr>
              <w:rFonts w:hint="eastAsia"/>
            </w:rPr>
            <w:t>3.3 非功能需求分析</w:t>
          </w:r>
          <w:r>
            <w:tab/>
          </w:r>
          <w:r>
            <w:fldChar w:fldCharType="begin"/>
          </w:r>
          <w:r>
            <w:instrText xml:space="preserve"> PAGEREF _Toc22496 \h </w:instrText>
          </w:r>
          <w:r>
            <w:fldChar w:fldCharType="separate"/>
          </w:r>
          <w:r>
            <w:t>13</w:t>
          </w:r>
          <w:r>
            <w:fldChar w:fldCharType="end"/>
          </w:r>
          <w:r>
            <w:fldChar w:fldCharType="end"/>
          </w:r>
        </w:p>
        <w:p w14:paraId="0F12A225">
          <w:pPr>
            <w:pStyle w:val="9"/>
            <w:tabs>
              <w:tab w:val="right" w:leader="dot" w:pos="8787"/>
            </w:tabs>
          </w:pPr>
          <w:r>
            <w:fldChar w:fldCharType="begin"/>
          </w:r>
          <w:r>
            <w:instrText xml:space="preserve"> HYPERLINK \l _Toc18292 </w:instrText>
          </w:r>
          <w:r>
            <w:fldChar w:fldCharType="separate"/>
          </w:r>
          <w:r>
            <w:rPr>
              <w:rFonts w:hint="eastAsia"/>
            </w:rPr>
            <w:t>3.3.1 实时性需求</w:t>
          </w:r>
          <w:r>
            <w:tab/>
          </w:r>
          <w:r>
            <w:fldChar w:fldCharType="begin"/>
          </w:r>
          <w:r>
            <w:instrText xml:space="preserve"> PAGEREF _Toc18292 \h </w:instrText>
          </w:r>
          <w:r>
            <w:fldChar w:fldCharType="separate"/>
          </w:r>
          <w:r>
            <w:t>13</w:t>
          </w:r>
          <w:r>
            <w:fldChar w:fldCharType="end"/>
          </w:r>
          <w:r>
            <w:fldChar w:fldCharType="end"/>
          </w:r>
        </w:p>
        <w:p w14:paraId="3B7FD395">
          <w:pPr>
            <w:pStyle w:val="9"/>
            <w:tabs>
              <w:tab w:val="right" w:leader="dot" w:pos="8787"/>
            </w:tabs>
          </w:pPr>
          <w:r>
            <w:fldChar w:fldCharType="begin"/>
          </w:r>
          <w:r>
            <w:instrText xml:space="preserve"> HYPERLINK \l _Toc15695 </w:instrText>
          </w:r>
          <w:r>
            <w:fldChar w:fldCharType="separate"/>
          </w:r>
          <w:r>
            <w:rPr>
              <w:rFonts w:hint="eastAsia"/>
            </w:rPr>
            <w:t>3.3.2 稳定性需求</w:t>
          </w:r>
          <w:r>
            <w:tab/>
          </w:r>
          <w:r>
            <w:fldChar w:fldCharType="begin"/>
          </w:r>
          <w:r>
            <w:instrText xml:space="preserve"> PAGEREF _Toc15695 \h </w:instrText>
          </w:r>
          <w:r>
            <w:fldChar w:fldCharType="separate"/>
          </w:r>
          <w:r>
            <w:t>13</w:t>
          </w:r>
          <w:r>
            <w:fldChar w:fldCharType="end"/>
          </w:r>
          <w:r>
            <w:fldChar w:fldCharType="end"/>
          </w:r>
        </w:p>
        <w:p w14:paraId="4D7747BB">
          <w:pPr>
            <w:pStyle w:val="9"/>
            <w:tabs>
              <w:tab w:val="right" w:leader="dot" w:pos="8787"/>
            </w:tabs>
          </w:pPr>
          <w:r>
            <w:fldChar w:fldCharType="begin"/>
          </w:r>
          <w:r>
            <w:instrText xml:space="preserve"> HYPERLINK \l _Toc28835 </w:instrText>
          </w:r>
          <w:r>
            <w:fldChar w:fldCharType="separate"/>
          </w:r>
          <w:r>
            <w:rPr>
              <w:rFonts w:hint="eastAsia"/>
            </w:rPr>
            <w:t>3.3.3 安全性需求</w:t>
          </w:r>
          <w:r>
            <w:tab/>
          </w:r>
          <w:r>
            <w:fldChar w:fldCharType="begin"/>
          </w:r>
          <w:r>
            <w:instrText xml:space="preserve"> PAGEREF _Toc28835 \h </w:instrText>
          </w:r>
          <w:r>
            <w:fldChar w:fldCharType="separate"/>
          </w:r>
          <w:r>
            <w:t>13</w:t>
          </w:r>
          <w:r>
            <w:fldChar w:fldCharType="end"/>
          </w:r>
          <w:r>
            <w:fldChar w:fldCharType="end"/>
          </w:r>
        </w:p>
        <w:p w14:paraId="0EE9018B">
          <w:pPr>
            <w:pStyle w:val="15"/>
            <w:tabs>
              <w:tab w:val="right" w:leader="dot" w:pos="8787"/>
              <w:tab w:val="clear" w:pos="8777"/>
            </w:tabs>
          </w:pPr>
          <w:r>
            <w:fldChar w:fldCharType="begin"/>
          </w:r>
          <w:r>
            <w:instrText xml:space="preserve"> HYPERLINK \l _Toc12264 </w:instrText>
          </w:r>
          <w:r>
            <w:fldChar w:fldCharType="separate"/>
          </w:r>
          <w:r>
            <w:rPr>
              <w:rFonts w:hint="eastAsia"/>
            </w:rPr>
            <w:t>3.4 可行性分析</w:t>
          </w:r>
          <w:r>
            <w:tab/>
          </w:r>
          <w:r>
            <w:fldChar w:fldCharType="begin"/>
          </w:r>
          <w:r>
            <w:instrText xml:space="preserve"> PAGEREF _Toc12264 \h </w:instrText>
          </w:r>
          <w:r>
            <w:fldChar w:fldCharType="separate"/>
          </w:r>
          <w:r>
            <w:t>13</w:t>
          </w:r>
          <w:r>
            <w:fldChar w:fldCharType="end"/>
          </w:r>
          <w:r>
            <w:fldChar w:fldCharType="end"/>
          </w:r>
        </w:p>
        <w:p w14:paraId="73CDB37F">
          <w:pPr>
            <w:pStyle w:val="9"/>
            <w:tabs>
              <w:tab w:val="right" w:leader="dot" w:pos="8787"/>
            </w:tabs>
          </w:pPr>
          <w:r>
            <w:fldChar w:fldCharType="begin"/>
          </w:r>
          <w:r>
            <w:instrText xml:space="preserve"> HYPERLINK \l _Toc24201 </w:instrText>
          </w:r>
          <w:r>
            <w:fldChar w:fldCharType="separate"/>
          </w:r>
          <w:r>
            <w:rPr>
              <w:rFonts w:hint="eastAsia"/>
            </w:rPr>
            <w:t>3.4.1 技术可行性</w:t>
          </w:r>
          <w:r>
            <w:tab/>
          </w:r>
          <w:r>
            <w:fldChar w:fldCharType="begin"/>
          </w:r>
          <w:r>
            <w:instrText xml:space="preserve"> PAGEREF _Toc24201 \h </w:instrText>
          </w:r>
          <w:r>
            <w:fldChar w:fldCharType="separate"/>
          </w:r>
          <w:r>
            <w:t>13</w:t>
          </w:r>
          <w:r>
            <w:fldChar w:fldCharType="end"/>
          </w:r>
          <w:r>
            <w:fldChar w:fldCharType="end"/>
          </w:r>
        </w:p>
        <w:p w14:paraId="4D4C1C48">
          <w:pPr>
            <w:pStyle w:val="9"/>
            <w:tabs>
              <w:tab w:val="right" w:leader="dot" w:pos="8787"/>
            </w:tabs>
          </w:pPr>
          <w:r>
            <w:fldChar w:fldCharType="begin"/>
          </w:r>
          <w:r>
            <w:instrText xml:space="preserve"> HYPERLINK \l _Toc25801 </w:instrText>
          </w:r>
          <w:r>
            <w:fldChar w:fldCharType="separate"/>
          </w:r>
          <w:r>
            <w:rPr>
              <w:rFonts w:hint="eastAsia"/>
            </w:rPr>
            <w:t>3.4.2 经济可行性</w:t>
          </w:r>
          <w:r>
            <w:tab/>
          </w:r>
          <w:r>
            <w:fldChar w:fldCharType="begin"/>
          </w:r>
          <w:r>
            <w:instrText xml:space="preserve"> PAGEREF _Toc25801 \h </w:instrText>
          </w:r>
          <w:r>
            <w:fldChar w:fldCharType="separate"/>
          </w:r>
          <w:r>
            <w:t>13</w:t>
          </w:r>
          <w:r>
            <w:fldChar w:fldCharType="end"/>
          </w:r>
          <w:r>
            <w:fldChar w:fldCharType="end"/>
          </w:r>
        </w:p>
        <w:p w14:paraId="715366FC">
          <w:pPr>
            <w:pStyle w:val="9"/>
            <w:tabs>
              <w:tab w:val="right" w:leader="dot" w:pos="8787"/>
            </w:tabs>
          </w:pPr>
          <w:r>
            <w:fldChar w:fldCharType="begin"/>
          </w:r>
          <w:r>
            <w:instrText xml:space="preserve"> HYPERLINK \l _Toc21841 </w:instrText>
          </w:r>
          <w:r>
            <w:fldChar w:fldCharType="separate"/>
          </w:r>
          <w:r>
            <w:rPr>
              <w:rFonts w:hint="eastAsia"/>
            </w:rPr>
            <w:t>3.4.3 操作可行性</w:t>
          </w:r>
          <w:r>
            <w:tab/>
          </w:r>
          <w:r>
            <w:fldChar w:fldCharType="begin"/>
          </w:r>
          <w:r>
            <w:instrText xml:space="preserve"> PAGEREF _Toc21841 \h </w:instrText>
          </w:r>
          <w:r>
            <w:fldChar w:fldCharType="separate"/>
          </w:r>
          <w:r>
            <w:t>13</w:t>
          </w:r>
          <w:r>
            <w:fldChar w:fldCharType="end"/>
          </w:r>
          <w:r>
            <w:fldChar w:fldCharType="end"/>
          </w:r>
        </w:p>
        <w:p w14:paraId="2F0C325A">
          <w:pPr>
            <w:pStyle w:val="9"/>
            <w:tabs>
              <w:tab w:val="right" w:leader="dot" w:pos="8787"/>
            </w:tabs>
          </w:pPr>
          <w:r>
            <w:fldChar w:fldCharType="begin"/>
          </w:r>
          <w:r>
            <w:instrText xml:space="preserve"> HYPERLINK \l _Toc3280 </w:instrText>
          </w:r>
          <w:r>
            <w:fldChar w:fldCharType="separate"/>
          </w:r>
          <w:r>
            <w:rPr>
              <w:rFonts w:hint="eastAsia"/>
            </w:rPr>
            <w:t>3.4.4 应用可行性</w:t>
          </w:r>
          <w:r>
            <w:tab/>
          </w:r>
          <w:r>
            <w:fldChar w:fldCharType="begin"/>
          </w:r>
          <w:r>
            <w:instrText xml:space="preserve"> PAGEREF _Toc3280 \h </w:instrText>
          </w:r>
          <w:r>
            <w:fldChar w:fldCharType="separate"/>
          </w:r>
          <w:r>
            <w:t>14</w:t>
          </w:r>
          <w:r>
            <w:fldChar w:fldCharType="end"/>
          </w:r>
          <w:r>
            <w:fldChar w:fldCharType="end"/>
          </w:r>
        </w:p>
        <w:p w14:paraId="1E72D757">
          <w:pPr>
            <w:pStyle w:val="15"/>
            <w:tabs>
              <w:tab w:val="right" w:leader="dot" w:pos="8787"/>
              <w:tab w:val="clear" w:pos="8777"/>
            </w:tabs>
          </w:pPr>
          <w:r>
            <w:fldChar w:fldCharType="begin"/>
          </w:r>
          <w:r>
            <w:instrText xml:space="preserve"> HYPERLINK \l _Toc21052 </w:instrText>
          </w:r>
          <w:r>
            <w:fldChar w:fldCharType="separate"/>
          </w:r>
          <w:r>
            <w:rPr>
              <w:rFonts w:hint="eastAsia"/>
            </w:rPr>
            <w:t>3.5 本章小结</w:t>
          </w:r>
          <w:r>
            <w:tab/>
          </w:r>
          <w:r>
            <w:fldChar w:fldCharType="begin"/>
          </w:r>
          <w:r>
            <w:instrText xml:space="preserve"> PAGEREF _Toc21052 \h </w:instrText>
          </w:r>
          <w:r>
            <w:fldChar w:fldCharType="separate"/>
          </w:r>
          <w:r>
            <w:t>14</w:t>
          </w:r>
          <w:r>
            <w:fldChar w:fldCharType="end"/>
          </w:r>
          <w:r>
            <w:fldChar w:fldCharType="end"/>
          </w:r>
        </w:p>
        <w:p w14:paraId="24F3A1EA">
          <w:pPr>
            <w:pStyle w:val="14"/>
          </w:pPr>
          <w:r>
            <w:fldChar w:fldCharType="begin"/>
          </w:r>
          <w:r>
            <w:instrText xml:space="preserve"> HYPERLINK \l _Toc26801 </w:instrText>
          </w:r>
          <w:r>
            <w:fldChar w:fldCharType="separate"/>
          </w:r>
          <w:r>
            <w:rPr>
              <w:rFonts w:hint="eastAsia"/>
              <w:lang w:val="en-US" w:eastAsia="zh-CN"/>
            </w:rPr>
            <w:t>4 智能表情识别与情绪分析系统的设计</w:t>
          </w:r>
          <w:r>
            <w:tab/>
          </w:r>
          <w:r>
            <w:fldChar w:fldCharType="begin"/>
          </w:r>
          <w:r>
            <w:instrText xml:space="preserve"> PAGEREF _Toc26801 \h </w:instrText>
          </w:r>
          <w:r>
            <w:fldChar w:fldCharType="separate"/>
          </w:r>
          <w:r>
            <w:t>14</w:t>
          </w:r>
          <w:r>
            <w:fldChar w:fldCharType="end"/>
          </w:r>
          <w:r>
            <w:fldChar w:fldCharType="end"/>
          </w:r>
        </w:p>
        <w:p w14:paraId="02D3D6C3">
          <w:pPr>
            <w:pStyle w:val="15"/>
            <w:tabs>
              <w:tab w:val="right" w:leader="dot" w:pos="8787"/>
              <w:tab w:val="clear" w:pos="8777"/>
            </w:tabs>
          </w:pPr>
          <w:r>
            <w:fldChar w:fldCharType="begin"/>
          </w:r>
          <w:r>
            <w:instrText xml:space="preserve"> HYPERLINK \l _Toc12759 </w:instrText>
          </w:r>
          <w:r>
            <w:fldChar w:fldCharType="separate"/>
          </w:r>
          <w:r>
            <w:rPr>
              <w:rFonts w:hint="eastAsia"/>
              <w:lang w:val="en-US" w:eastAsia="zh-CN"/>
            </w:rPr>
            <w:t>4.1系统架构设计</w:t>
          </w:r>
          <w:r>
            <w:tab/>
          </w:r>
          <w:r>
            <w:fldChar w:fldCharType="begin"/>
          </w:r>
          <w:r>
            <w:instrText xml:space="preserve"> PAGEREF _Toc12759 \h </w:instrText>
          </w:r>
          <w:r>
            <w:fldChar w:fldCharType="separate"/>
          </w:r>
          <w:r>
            <w:t>14</w:t>
          </w:r>
          <w:r>
            <w:fldChar w:fldCharType="end"/>
          </w:r>
          <w:r>
            <w:fldChar w:fldCharType="end"/>
          </w:r>
        </w:p>
        <w:p w14:paraId="336369E6">
          <w:pPr>
            <w:pStyle w:val="15"/>
            <w:tabs>
              <w:tab w:val="right" w:leader="dot" w:pos="8787"/>
              <w:tab w:val="clear" w:pos="8777"/>
            </w:tabs>
          </w:pPr>
          <w:r>
            <w:fldChar w:fldCharType="begin"/>
          </w:r>
          <w:r>
            <w:instrText xml:space="preserve"> HYPERLINK \l _Toc11969 </w:instrText>
          </w:r>
          <w:r>
            <w:fldChar w:fldCharType="separate"/>
          </w:r>
          <w:r>
            <w:rPr>
              <w:rFonts w:hint="eastAsia"/>
            </w:rPr>
            <w:t>4.</w:t>
          </w:r>
          <w:r>
            <w:rPr>
              <w:rFonts w:hint="eastAsia"/>
              <w:lang w:val="en-US" w:eastAsia="zh-CN"/>
            </w:rPr>
            <w:t>2</w:t>
          </w:r>
          <w:r>
            <w:rPr>
              <w:rFonts w:hint="eastAsia"/>
            </w:rPr>
            <w:t xml:space="preserve"> 系统功能模块设计</w:t>
          </w:r>
          <w:r>
            <w:tab/>
          </w:r>
          <w:r>
            <w:fldChar w:fldCharType="begin"/>
          </w:r>
          <w:r>
            <w:instrText xml:space="preserve"> PAGEREF _Toc11969 \h </w:instrText>
          </w:r>
          <w:r>
            <w:fldChar w:fldCharType="separate"/>
          </w:r>
          <w:r>
            <w:t>15</w:t>
          </w:r>
          <w:r>
            <w:fldChar w:fldCharType="end"/>
          </w:r>
          <w:r>
            <w:fldChar w:fldCharType="end"/>
          </w:r>
        </w:p>
        <w:p w14:paraId="5948F23F">
          <w:pPr>
            <w:pStyle w:val="9"/>
            <w:tabs>
              <w:tab w:val="right" w:leader="dot" w:pos="8787"/>
            </w:tabs>
          </w:pPr>
          <w:r>
            <w:fldChar w:fldCharType="begin"/>
          </w:r>
          <w:r>
            <w:instrText xml:space="preserve"> HYPERLINK \l _Toc29984 </w:instrText>
          </w:r>
          <w:r>
            <w:fldChar w:fldCharType="separate"/>
          </w:r>
          <w:r>
            <w:rPr>
              <w:rFonts w:hint="eastAsia"/>
            </w:rPr>
            <w:t>4.</w:t>
          </w:r>
          <w:r>
            <w:rPr>
              <w:rFonts w:hint="eastAsia"/>
              <w:lang w:val="en-US" w:eastAsia="zh-CN"/>
            </w:rPr>
            <w:t>2.1</w:t>
          </w:r>
          <w:r>
            <w:rPr>
              <w:rFonts w:hint="eastAsia"/>
            </w:rPr>
            <w:t xml:space="preserve"> 用户管理模块设计</w:t>
          </w:r>
          <w:r>
            <w:tab/>
          </w:r>
          <w:r>
            <w:fldChar w:fldCharType="begin"/>
          </w:r>
          <w:r>
            <w:instrText xml:space="preserve"> PAGEREF _Toc29984 \h </w:instrText>
          </w:r>
          <w:r>
            <w:fldChar w:fldCharType="separate"/>
          </w:r>
          <w:r>
            <w:t>15</w:t>
          </w:r>
          <w:r>
            <w:fldChar w:fldCharType="end"/>
          </w:r>
          <w:r>
            <w:fldChar w:fldCharType="end"/>
          </w:r>
        </w:p>
        <w:p w14:paraId="61C36425">
          <w:pPr>
            <w:pStyle w:val="9"/>
            <w:tabs>
              <w:tab w:val="right" w:leader="dot" w:pos="8787"/>
            </w:tabs>
          </w:pPr>
          <w:r>
            <w:fldChar w:fldCharType="begin"/>
          </w:r>
          <w:r>
            <w:instrText xml:space="preserve"> HYPERLINK \l _Toc22558 </w:instrText>
          </w:r>
          <w:r>
            <w:fldChar w:fldCharType="separate"/>
          </w:r>
          <w:r>
            <w:rPr>
              <w:rFonts w:hint="eastAsia"/>
            </w:rPr>
            <w:t>4.</w:t>
          </w:r>
          <w:r>
            <w:rPr>
              <w:rFonts w:hint="eastAsia"/>
              <w:lang w:val="en-US" w:eastAsia="zh-CN"/>
            </w:rPr>
            <w:t>2</w:t>
          </w:r>
          <w:r>
            <w:rPr>
              <w:rFonts w:hint="eastAsia"/>
            </w:rPr>
            <w:t>.2 实时情绪识别模块设计</w:t>
          </w:r>
          <w:r>
            <w:tab/>
          </w:r>
          <w:r>
            <w:fldChar w:fldCharType="begin"/>
          </w:r>
          <w:r>
            <w:instrText xml:space="preserve"> PAGEREF _Toc22558 \h </w:instrText>
          </w:r>
          <w:r>
            <w:fldChar w:fldCharType="separate"/>
          </w:r>
          <w:r>
            <w:t>16</w:t>
          </w:r>
          <w:r>
            <w:fldChar w:fldCharType="end"/>
          </w:r>
          <w:r>
            <w:fldChar w:fldCharType="end"/>
          </w:r>
        </w:p>
        <w:p w14:paraId="4FDF77A6">
          <w:pPr>
            <w:pStyle w:val="9"/>
            <w:tabs>
              <w:tab w:val="right" w:leader="dot" w:pos="8787"/>
            </w:tabs>
          </w:pPr>
          <w:r>
            <w:fldChar w:fldCharType="begin"/>
          </w:r>
          <w:r>
            <w:instrText xml:space="preserve"> HYPERLINK \l _Toc1156 </w:instrText>
          </w:r>
          <w:r>
            <w:fldChar w:fldCharType="separate"/>
          </w:r>
          <w:r>
            <w:rPr>
              <w:rFonts w:hint="eastAsia"/>
            </w:rPr>
            <w:t>4.</w:t>
          </w:r>
          <w:r>
            <w:rPr>
              <w:rFonts w:hint="eastAsia"/>
              <w:lang w:val="en-US" w:eastAsia="zh-CN"/>
            </w:rPr>
            <w:t>2</w:t>
          </w:r>
          <w:r>
            <w:rPr>
              <w:rFonts w:hint="eastAsia"/>
            </w:rPr>
            <w:t>.3 AI情感聊天模块设计</w:t>
          </w:r>
          <w:r>
            <w:tab/>
          </w:r>
          <w:r>
            <w:fldChar w:fldCharType="begin"/>
          </w:r>
          <w:r>
            <w:instrText xml:space="preserve"> PAGEREF _Toc1156 \h </w:instrText>
          </w:r>
          <w:r>
            <w:fldChar w:fldCharType="separate"/>
          </w:r>
          <w:r>
            <w:t>17</w:t>
          </w:r>
          <w:r>
            <w:fldChar w:fldCharType="end"/>
          </w:r>
          <w:r>
            <w:fldChar w:fldCharType="end"/>
          </w:r>
        </w:p>
        <w:p w14:paraId="58996506">
          <w:pPr>
            <w:pStyle w:val="9"/>
            <w:tabs>
              <w:tab w:val="right" w:leader="dot" w:pos="8787"/>
            </w:tabs>
          </w:pPr>
          <w:r>
            <w:fldChar w:fldCharType="begin"/>
          </w:r>
          <w:r>
            <w:instrText xml:space="preserve"> HYPERLINK \l _Toc2077 </w:instrText>
          </w:r>
          <w:r>
            <w:fldChar w:fldCharType="separate"/>
          </w:r>
          <w:r>
            <w:rPr>
              <w:rFonts w:hint="eastAsia"/>
            </w:rPr>
            <w:t>4.</w:t>
          </w:r>
          <w:r>
            <w:rPr>
              <w:rFonts w:hint="eastAsia"/>
              <w:lang w:val="en-US" w:eastAsia="zh-CN"/>
            </w:rPr>
            <w:t>2</w:t>
          </w:r>
          <w:r>
            <w:rPr>
              <w:rFonts w:hint="eastAsia"/>
            </w:rPr>
            <w:t>.4 历史分析模块设计</w:t>
          </w:r>
          <w:r>
            <w:tab/>
          </w:r>
          <w:r>
            <w:fldChar w:fldCharType="begin"/>
          </w:r>
          <w:r>
            <w:instrText xml:space="preserve"> PAGEREF _Toc2077 \h </w:instrText>
          </w:r>
          <w:r>
            <w:fldChar w:fldCharType="separate"/>
          </w:r>
          <w:r>
            <w:t>18</w:t>
          </w:r>
          <w:r>
            <w:fldChar w:fldCharType="end"/>
          </w:r>
          <w:r>
            <w:fldChar w:fldCharType="end"/>
          </w:r>
        </w:p>
        <w:p w14:paraId="5B76E2F8">
          <w:pPr>
            <w:pStyle w:val="9"/>
            <w:tabs>
              <w:tab w:val="right" w:leader="dot" w:pos="8787"/>
            </w:tabs>
          </w:pPr>
          <w:r>
            <w:fldChar w:fldCharType="begin"/>
          </w:r>
          <w:r>
            <w:instrText xml:space="preserve"> HYPERLINK \l _Toc6185 </w:instrText>
          </w:r>
          <w:r>
            <w:fldChar w:fldCharType="separate"/>
          </w:r>
          <w:r>
            <w:rPr>
              <w:rFonts w:hint="eastAsia"/>
            </w:rPr>
            <w:t>4.</w:t>
          </w:r>
          <w:r>
            <w:rPr>
              <w:rFonts w:hint="eastAsia"/>
              <w:lang w:val="en-US" w:eastAsia="zh-CN"/>
            </w:rPr>
            <w:t>2</w:t>
          </w:r>
          <w:r>
            <w:rPr>
              <w:rFonts w:hint="eastAsia"/>
            </w:rPr>
            <w:t>.5 今日情绪报告模块设计</w:t>
          </w:r>
          <w:r>
            <w:tab/>
          </w:r>
          <w:r>
            <w:fldChar w:fldCharType="begin"/>
          </w:r>
          <w:r>
            <w:instrText xml:space="preserve"> PAGEREF _Toc6185 \h </w:instrText>
          </w:r>
          <w:r>
            <w:fldChar w:fldCharType="separate"/>
          </w:r>
          <w:r>
            <w:t>19</w:t>
          </w:r>
          <w:r>
            <w:fldChar w:fldCharType="end"/>
          </w:r>
          <w:r>
            <w:fldChar w:fldCharType="end"/>
          </w:r>
        </w:p>
        <w:p w14:paraId="6C7A298D">
          <w:pPr>
            <w:pStyle w:val="9"/>
            <w:tabs>
              <w:tab w:val="right" w:leader="dot" w:pos="8787"/>
            </w:tabs>
          </w:pPr>
          <w:r>
            <w:fldChar w:fldCharType="begin"/>
          </w:r>
          <w:r>
            <w:instrText xml:space="preserve"> HYPERLINK \l _Toc26269 </w:instrText>
          </w:r>
          <w:r>
            <w:fldChar w:fldCharType="separate"/>
          </w:r>
          <w:r>
            <w:rPr>
              <w:rFonts w:hint="eastAsia"/>
            </w:rPr>
            <w:t>4.</w:t>
          </w:r>
          <w:r>
            <w:rPr>
              <w:rFonts w:hint="eastAsia"/>
              <w:lang w:val="en-US" w:eastAsia="zh-CN"/>
            </w:rPr>
            <w:t>2</w:t>
          </w:r>
          <w:r>
            <w:rPr>
              <w:rFonts w:hint="eastAsia"/>
            </w:rPr>
            <w:t>.6 情绪手记模块设计</w:t>
          </w:r>
          <w:r>
            <w:tab/>
          </w:r>
          <w:r>
            <w:fldChar w:fldCharType="begin"/>
          </w:r>
          <w:r>
            <w:instrText xml:space="preserve"> PAGEREF _Toc26269 \h </w:instrText>
          </w:r>
          <w:r>
            <w:fldChar w:fldCharType="separate"/>
          </w:r>
          <w:r>
            <w:t>20</w:t>
          </w:r>
          <w:r>
            <w:fldChar w:fldCharType="end"/>
          </w:r>
          <w:r>
            <w:fldChar w:fldCharType="end"/>
          </w:r>
        </w:p>
        <w:p w14:paraId="4213EEB7">
          <w:pPr>
            <w:pStyle w:val="9"/>
            <w:tabs>
              <w:tab w:val="right" w:leader="dot" w:pos="8787"/>
            </w:tabs>
          </w:pPr>
          <w:r>
            <w:fldChar w:fldCharType="begin"/>
          </w:r>
          <w:r>
            <w:instrText xml:space="preserve"> HYPERLINK \l _Toc9063 </w:instrText>
          </w:r>
          <w:r>
            <w:fldChar w:fldCharType="separate"/>
          </w:r>
          <w:r>
            <w:rPr>
              <w:rFonts w:hint="eastAsia"/>
            </w:rPr>
            <w:t>4.3.7 详情展示与个人中心模块设计</w:t>
          </w:r>
          <w:r>
            <w:tab/>
          </w:r>
          <w:r>
            <w:fldChar w:fldCharType="begin"/>
          </w:r>
          <w:r>
            <w:instrText xml:space="preserve"> PAGEREF _Toc9063 \h </w:instrText>
          </w:r>
          <w:r>
            <w:fldChar w:fldCharType="separate"/>
          </w:r>
          <w:r>
            <w:t>21</w:t>
          </w:r>
          <w:r>
            <w:fldChar w:fldCharType="end"/>
          </w:r>
          <w:r>
            <w:fldChar w:fldCharType="end"/>
          </w:r>
        </w:p>
        <w:p w14:paraId="76DD6BC7">
          <w:pPr>
            <w:pStyle w:val="15"/>
            <w:tabs>
              <w:tab w:val="right" w:leader="dot" w:pos="8787"/>
              <w:tab w:val="clear" w:pos="8777"/>
            </w:tabs>
          </w:pPr>
          <w:r>
            <w:fldChar w:fldCharType="begin"/>
          </w:r>
          <w:r>
            <w:instrText xml:space="preserve"> HYPERLINK \l _Toc18627 </w:instrText>
          </w:r>
          <w:r>
            <w:fldChar w:fldCharType="separate"/>
          </w:r>
          <w:r>
            <w:rPr>
              <w:rFonts w:hint="eastAsia"/>
            </w:rPr>
            <w:t>4.4 数据库设计</w:t>
          </w:r>
          <w:r>
            <w:tab/>
          </w:r>
          <w:r>
            <w:fldChar w:fldCharType="begin"/>
          </w:r>
          <w:r>
            <w:instrText xml:space="preserve"> PAGEREF _Toc18627 \h </w:instrText>
          </w:r>
          <w:r>
            <w:fldChar w:fldCharType="separate"/>
          </w:r>
          <w:r>
            <w:t>22</w:t>
          </w:r>
          <w:r>
            <w:fldChar w:fldCharType="end"/>
          </w:r>
          <w:r>
            <w:fldChar w:fldCharType="end"/>
          </w:r>
        </w:p>
        <w:p w14:paraId="0D2CB245">
          <w:pPr>
            <w:pStyle w:val="9"/>
            <w:tabs>
              <w:tab w:val="right" w:leader="dot" w:pos="8787"/>
            </w:tabs>
          </w:pPr>
          <w:r>
            <w:fldChar w:fldCharType="begin"/>
          </w:r>
          <w:r>
            <w:instrText xml:space="preserve"> HYPERLINK \l _Toc2289 </w:instrText>
          </w:r>
          <w:r>
            <w:fldChar w:fldCharType="separate"/>
          </w:r>
          <w:r>
            <w:rPr>
              <w:rFonts w:hint="eastAsia"/>
              <w:bCs w:val="0"/>
              <w:lang w:val="en-US" w:eastAsia="zh-CN"/>
            </w:rPr>
            <w:t>4.4.1数据库概念设计</w:t>
          </w:r>
          <w:r>
            <w:tab/>
          </w:r>
          <w:r>
            <w:fldChar w:fldCharType="begin"/>
          </w:r>
          <w:r>
            <w:instrText xml:space="preserve"> PAGEREF _Toc2289 \h </w:instrText>
          </w:r>
          <w:r>
            <w:fldChar w:fldCharType="separate"/>
          </w:r>
          <w:r>
            <w:t>22</w:t>
          </w:r>
          <w:r>
            <w:fldChar w:fldCharType="end"/>
          </w:r>
          <w:r>
            <w:fldChar w:fldCharType="end"/>
          </w:r>
        </w:p>
        <w:p w14:paraId="219A0307">
          <w:pPr>
            <w:pStyle w:val="9"/>
            <w:tabs>
              <w:tab w:val="right" w:leader="dot" w:pos="8787"/>
            </w:tabs>
          </w:pPr>
          <w:r>
            <w:fldChar w:fldCharType="begin"/>
          </w:r>
          <w:r>
            <w:instrText xml:space="preserve"> HYPERLINK \l _Toc11602 </w:instrText>
          </w:r>
          <w:r>
            <w:fldChar w:fldCharType="separate"/>
          </w:r>
          <w:r>
            <w:rPr>
              <w:rFonts w:hint="eastAsia"/>
              <w:lang w:val="en-US" w:eastAsia="zh-CN"/>
            </w:rPr>
            <w:t>4.4.2数据库逻辑设计</w:t>
          </w:r>
          <w:r>
            <w:tab/>
          </w:r>
          <w:r>
            <w:fldChar w:fldCharType="begin"/>
          </w:r>
          <w:r>
            <w:instrText xml:space="preserve"> PAGEREF _Toc11602 \h </w:instrText>
          </w:r>
          <w:r>
            <w:fldChar w:fldCharType="separate"/>
          </w:r>
          <w:r>
            <w:t>26</w:t>
          </w:r>
          <w:r>
            <w:fldChar w:fldCharType="end"/>
          </w:r>
          <w:r>
            <w:fldChar w:fldCharType="end"/>
          </w:r>
        </w:p>
        <w:p w14:paraId="0BCF0672">
          <w:pPr>
            <w:pStyle w:val="15"/>
            <w:tabs>
              <w:tab w:val="right" w:leader="dot" w:pos="8787"/>
              <w:tab w:val="clear" w:pos="8777"/>
            </w:tabs>
          </w:pPr>
          <w:r>
            <w:fldChar w:fldCharType="begin"/>
          </w:r>
          <w:r>
            <w:instrText xml:space="preserve"> HYPERLINK \l _Toc28766 </w:instrText>
          </w:r>
          <w:r>
            <w:fldChar w:fldCharType="separate"/>
          </w:r>
          <w:r>
            <w:rPr>
              <w:rFonts w:hint="eastAsia"/>
              <w:lang w:val="en-US" w:eastAsia="zh-CN"/>
            </w:rPr>
            <w:t>4.5本章小结</w:t>
          </w:r>
          <w:r>
            <w:tab/>
          </w:r>
          <w:r>
            <w:fldChar w:fldCharType="begin"/>
          </w:r>
          <w:r>
            <w:instrText xml:space="preserve"> PAGEREF _Toc28766 \h </w:instrText>
          </w:r>
          <w:r>
            <w:fldChar w:fldCharType="separate"/>
          </w:r>
          <w:r>
            <w:t>30</w:t>
          </w:r>
          <w:r>
            <w:fldChar w:fldCharType="end"/>
          </w:r>
          <w:r>
            <w:fldChar w:fldCharType="end"/>
          </w:r>
        </w:p>
        <w:p w14:paraId="63665957">
          <w:pPr>
            <w:pStyle w:val="14"/>
          </w:pPr>
          <w:r>
            <w:fldChar w:fldCharType="begin"/>
          </w:r>
          <w:r>
            <w:instrText xml:space="preserve"> HYPERLINK \l _Toc14815 </w:instrText>
          </w:r>
          <w:r>
            <w:fldChar w:fldCharType="separate"/>
          </w:r>
          <w:r>
            <w:rPr>
              <w:rFonts w:hint="eastAsia"/>
              <w:lang w:val="en-US" w:eastAsia="zh-CN"/>
            </w:rPr>
            <w:t>5 系统实现</w:t>
          </w:r>
          <w:r>
            <w:tab/>
          </w:r>
          <w:r>
            <w:fldChar w:fldCharType="begin"/>
          </w:r>
          <w:r>
            <w:instrText xml:space="preserve"> PAGEREF _Toc14815 \h </w:instrText>
          </w:r>
          <w:r>
            <w:fldChar w:fldCharType="separate"/>
          </w:r>
          <w:r>
            <w:t>30</w:t>
          </w:r>
          <w:r>
            <w:fldChar w:fldCharType="end"/>
          </w:r>
          <w:r>
            <w:fldChar w:fldCharType="end"/>
          </w:r>
        </w:p>
        <w:p w14:paraId="2121A437">
          <w:pPr>
            <w:pStyle w:val="15"/>
            <w:tabs>
              <w:tab w:val="right" w:leader="dot" w:pos="8787"/>
              <w:tab w:val="clear" w:pos="8777"/>
            </w:tabs>
          </w:pPr>
          <w:r>
            <w:fldChar w:fldCharType="begin"/>
          </w:r>
          <w:r>
            <w:instrText xml:space="preserve"> HYPERLINK \l _Toc31715 </w:instrText>
          </w:r>
          <w:r>
            <w:fldChar w:fldCharType="separate"/>
          </w:r>
          <w:r>
            <w:rPr>
              <w:rFonts w:hint="default"/>
              <w:lang w:val="en-US" w:eastAsia="zh-CN"/>
            </w:rPr>
            <w:t>5.</w:t>
          </w:r>
          <w:r>
            <w:rPr>
              <w:rFonts w:hint="eastAsia"/>
              <w:lang w:val="en-US" w:eastAsia="zh-CN"/>
            </w:rPr>
            <w:t>1</w:t>
          </w:r>
          <w:r>
            <w:rPr>
              <w:rFonts w:hint="default"/>
              <w:lang w:val="en-US" w:eastAsia="zh-CN"/>
            </w:rPr>
            <w:t xml:space="preserve"> 用户管理模块实现</w:t>
          </w:r>
          <w:r>
            <w:tab/>
          </w:r>
          <w:r>
            <w:fldChar w:fldCharType="begin"/>
          </w:r>
          <w:r>
            <w:instrText xml:space="preserve"> PAGEREF _Toc31715 \h </w:instrText>
          </w:r>
          <w:r>
            <w:fldChar w:fldCharType="separate"/>
          </w:r>
          <w:r>
            <w:t>30</w:t>
          </w:r>
          <w:r>
            <w:fldChar w:fldCharType="end"/>
          </w:r>
          <w:r>
            <w:fldChar w:fldCharType="end"/>
          </w:r>
        </w:p>
        <w:p w14:paraId="42AC9820">
          <w:pPr>
            <w:pStyle w:val="15"/>
            <w:tabs>
              <w:tab w:val="right" w:leader="dot" w:pos="8787"/>
              <w:tab w:val="clear" w:pos="8777"/>
            </w:tabs>
          </w:pPr>
          <w:r>
            <w:fldChar w:fldCharType="begin"/>
          </w:r>
          <w:r>
            <w:instrText xml:space="preserve"> HYPERLINK \l _Toc5873 </w:instrText>
          </w:r>
          <w:r>
            <w:fldChar w:fldCharType="separate"/>
          </w:r>
          <w:r>
            <w:rPr>
              <w:rFonts w:hint="default"/>
              <w:lang w:val="en-US" w:eastAsia="zh-CN"/>
            </w:rPr>
            <w:t>5.</w:t>
          </w:r>
          <w:r>
            <w:rPr>
              <w:rFonts w:hint="eastAsia"/>
              <w:lang w:val="en-US" w:eastAsia="zh-CN"/>
            </w:rPr>
            <w:t>2</w:t>
          </w:r>
          <w:r>
            <w:rPr>
              <w:rFonts w:hint="default"/>
              <w:lang w:val="en-US" w:eastAsia="zh-CN"/>
            </w:rPr>
            <w:t xml:space="preserve"> 实时情绪识别模块实现</w:t>
          </w:r>
          <w:r>
            <w:tab/>
          </w:r>
          <w:r>
            <w:fldChar w:fldCharType="begin"/>
          </w:r>
          <w:r>
            <w:instrText xml:space="preserve"> PAGEREF _Toc5873 \h </w:instrText>
          </w:r>
          <w:r>
            <w:fldChar w:fldCharType="separate"/>
          </w:r>
          <w:r>
            <w:t>32</w:t>
          </w:r>
          <w:r>
            <w:fldChar w:fldCharType="end"/>
          </w:r>
          <w:r>
            <w:fldChar w:fldCharType="end"/>
          </w:r>
        </w:p>
        <w:p w14:paraId="05A90AD3">
          <w:pPr>
            <w:pStyle w:val="15"/>
            <w:tabs>
              <w:tab w:val="right" w:leader="dot" w:pos="8787"/>
              <w:tab w:val="clear" w:pos="8777"/>
            </w:tabs>
          </w:pPr>
          <w:r>
            <w:fldChar w:fldCharType="begin"/>
          </w:r>
          <w:r>
            <w:instrText xml:space="preserve"> HYPERLINK \l _Toc11368 </w:instrText>
          </w:r>
          <w:r>
            <w:fldChar w:fldCharType="separate"/>
          </w:r>
          <w:r>
            <w:rPr>
              <w:rFonts w:hint="default"/>
              <w:lang w:val="en-US" w:eastAsia="zh-CN"/>
            </w:rPr>
            <w:t>5.4 AI情感聊天模块实现</w:t>
          </w:r>
          <w:r>
            <w:tab/>
          </w:r>
          <w:r>
            <w:fldChar w:fldCharType="begin"/>
          </w:r>
          <w:r>
            <w:instrText xml:space="preserve"> PAGEREF _Toc11368 \h </w:instrText>
          </w:r>
          <w:r>
            <w:fldChar w:fldCharType="separate"/>
          </w:r>
          <w:r>
            <w:t>35</w:t>
          </w:r>
          <w:r>
            <w:fldChar w:fldCharType="end"/>
          </w:r>
          <w:r>
            <w:fldChar w:fldCharType="end"/>
          </w:r>
        </w:p>
        <w:p w14:paraId="732AE559">
          <w:pPr>
            <w:pStyle w:val="15"/>
            <w:tabs>
              <w:tab w:val="right" w:leader="dot" w:pos="8787"/>
              <w:tab w:val="clear" w:pos="8777"/>
            </w:tabs>
          </w:pPr>
          <w:r>
            <w:fldChar w:fldCharType="begin"/>
          </w:r>
          <w:r>
            <w:instrText xml:space="preserve"> HYPERLINK \l _Toc23116 </w:instrText>
          </w:r>
          <w:r>
            <w:fldChar w:fldCharType="separate"/>
          </w:r>
          <w:r>
            <w:rPr>
              <w:rFonts w:hint="default"/>
              <w:lang w:val="en-US" w:eastAsia="zh-CN"/>
            </w:rPr>
            <w:t>5</w:t>
          </w:r>
          <w:r>
            <w:rPr>
              <w:rFonts w:hint="eastAsia"/>
              <w:lang w:val="en-US" w:eastAsia="zh-CN"/>
            </w:rPr>
            <w:t>.4</w:t>
          </w:r>
          <w:r>
            <w:rPr>
              <w:rFonts w:hint="default"/>
              <w:lang w:val="en-US" w:eastAsia="zh-CN"/>
            </w:rPr>
            <w:t xml:space="preserve"> 历史分析模块实现</w:t>
          </w:r>
          <w:r>
            <w:tab/>
          </w:r>
          <w:r>
            <w:fldChar w:fldCharType="begin"/>
          </w:r>
          <w:r>
            <w:instrText xml:space="preserve"> PAGEREF _Toc23116 \h </w:instrText>
          </w:r>
          <w:r>
            <w:fldChar w:fldCharType="separate"/>
          </w:r>
          <w:r>
            <w:t>35</w:t>
          </w:r>
          <w:r>
            <w:fldChar w:fldCharType="end"/>
          </w:r>
          <w:r>
            <w:fldChar w:fldCharType="end"/>
          </w:r>
        </w:p>
        <w:p w14:paraId="6BD9347A">
          <w:pPr>
            <w:pStyle w:val="15"/>
            <w:tabs>
              <w:tab w:val="right" w:leader="dot" w:pos="8787"/>
              <w:tab w:val="clear" w:pos="8777"/>
            </w:tabs>
          </w:pPr>
          <w:r>
            <w:fldChar w:fldCharType="begin"/>
          </w:r>
          <w:r>
            <w:instrText xml:space="preserve"> HYPERLINK \l _Toc24376 </w:instrText>
          </w:r>
          <w:r>
            <w:fldChar w:fldCharType="separate"/>
          </w:r>
          <w:r>
            <w:rPr>
              <w:rFonts w:hint="default"/>
              <w:lang w:val="en-US" w:eastAsia="zh-CN"/>
            </w:rPr>
            <w:t>5.</w:t>
          </w:r>
          <w:r>
            <w:rPr>
              <w:rFonts w:hint="eastAsia"/>
              <w:lang w:val="en-US" w:eastAsia="zh-CN"/>
            </w:rPr>
            <w:t>5</w:t>
          </w:r>
          <w:r>
            <w:rPr>
              <w:rFonts w:hint="default"/>
              <w:lang w:val="en-US" w:eastAsia="zh-CN"/>
            </w:rPr>
            <w:t xml:space="preserve"> 今日情绪报告模块实现</w:t>
          </w:r>
          <w:r>
            <w:tab/>
          </w:r>
          <w:r>
            <w:fldChar w:fldCharType="begin"/>
          </w:r>
          <w:r>
            <w:instrText xml:space="preserve"> PAGEREF _Toc24376 \h </w:instrText>
          </w:r>
          <w:r>
            <w:fldChar w:fldCharType="separate"/>
          </w:r>
          <w:r>
            <w:t>37</w:t>
          </w:r>
          <w:r>
            <w:fldChar w:fldCharType="end"/>
          </w:r>
          <w:r>
            <w:fldChar w:fldCharType="end"/>
          </w:r>
        </w:p>
        <w:p w14:paraId="1721F388">
          <w:pPr>
            <w:pStyle w:val="15"/>
            <w:tabs>
              <w:tab w:val="right" w:leader="dot" w:pos="8787"/>
              <w:tab w:val="clear" w:pos="8777"/>
            </w:tabs>
          </w:pPr>
          <w:r>
            <w:fldChar w:fldCharType="begin"/>
          </w:r>
          <w:r>
            <w:instrText xml:space="preserve"> HYPERLINK \l _Toc22618 </w:instrText>
          </w:r>
          <w:r>
            <w:fldChar w:fldCharType="separate"/>
          </w:r>
          <w:r>
            <w:rPr>
              <w:rFonts w:hint="default"/>
              <w:lang w:val="en-US" w:eastAsia="zh-CN"/>
            </w:rPr>
            <w:t>5.</w:t>
          </w:r>
          <w:r>
            <w:rPr>
              <w:rFonts w:hint="eastAsia"/>
              <w:lang w:val="en-US" w:eastAsia="zh-CN"/>
            </w:rPr>
            <w:t>6</w:t>
          </w:r>
          <w:r>
            <w:rPr>
              <w:rFonts w:hint="default"/>
              <w:lang w:val="en-US" w:eastAsia="zh-CN"/>
            </w:rPr>
            <w:t xml:space="preserve"> 情绪手记模块实现</w:t>
          </w:r>
          <w:r>
            <w:tab/>
          </w:r>
          <w:r>
            <w:fldChar w:fldCharType="begin"/>
          </w:r>
          <w:r>
            <w:instrText xml:space="preserve"> PAGEREF _Toc22618 \h </w:instrText>
          </w:r>
          <w:r>
            <w:fldChar w:fldCharType="separate"/>
          </w:r>
          <w:r>
            <w:t>38</w:t>
          </w:r>
          <w:r>
            <w:fldChar w:fldCharType="end"/>
          </w:r>
          <w:r>
            <w:fldChar w:fldCharType="end"/>
          </w:r>
        </w:p>
        <w:p w14:paraId="6D21B407">
          <w:pPr>
            <w:pStyle w:val="15"/>
            <w:tabs>
              <w:tab w:val="right" w:leader="dot" w:pos="8787"/>
              <w:tab w:val="clear" w:pos="8777"/>
            </w:tabs>
          </w:pPr>
          <w:r>
            <w:fldChar w:fldCharType="begin"/>
          </w:r>
          <w:r>
            <w:instrText xml:space="preserve"> HYPERLINK \l _Toc31285 </w:instrText>
          </w:r>
          <w:r>
            <w:fldChar w:fldCharType="separate"/>
          </w:r>
          <w:r>
            <w:rPr>
              <w:rFonts w:hint="default"/>
              <w:lang w:val="en-US" w:eastAsia="zh-CN"/>
            </w:rPr>
            <w:t>5.</w:t>
          </w:r>
          <w:r>
            <w:rPr>
              <w:rFonts w:hint="eastAsia"/>
              <w:lang w:val="en-US" w:eastAsia="zh-CN"/>
            </w:rPr>
            <w:t>7</w:t>
          </w:r>
          <w:r>
            <w:rPr>
              <w:rFonts w:hint="default"/>
              <w:lang w:val="en-US" w:eastAsia="zh-CN"/>
            </w:rPr>
            <w:t xml:space="preserve"> 会话详情与个人中心模块实现</w:t>
          </w:r>
          <w:r>
            <w:tab/>
          </w:r>
          <w:r>
            <w:fldChar w:fldCharType="begin"/>
          </w:r>
          <w:r>
            <w:instrText xml:space="preserve"> PAGEREF _Toc31285 \h </w:instrText>
          </w:r>
          <w:r>
            <w:fldChar w:fldCharType="separate"/>
          </w:r>
          <w:r>
            <w:t>40</w:t>
          </w:r>
          <w:r>
            <w:fldChar w:fldCharType="end"/>
          </w:r>
          <w:r>
            <w:fldChar w:fldCharType="end"/>
          </w:r>
        </w:p>
        <w:p w14:paraId="7A2DC2B7">
          <w:pPr>
            <w:pStyle w:val="15"/>
            <w:tabs>
              <w:tab w:val="right" w:leader="dot" w:pos="8787"/>
              <w:tab w:val="clear" w:pos="8777"/>
            </w:tabs>
          </w:pPr>
          <w:r>
            <w:fldChar w:fldCharType="begin"/>
          </w:r>
          <w:r>
            <w:instrText xml:space="preserve"> HYPERLINK \l _Toc15884 </w:instrText>
          </w:r>
          <w:r>
            <w:fldChar w:fldCharType="separate"/>
          </w:r>
          <w:r>
            <w:rPr>
              <w:rFonts w:hint="default"/>
              <w:lang w:val="en-US" w:eastAsia="zh-CN"/>
            </w:rPr>
            <w:t>5.</w:t>
          </w:r>
          <w:r>
            <w:rPr>
              <w:rFonts w:hint="eastAsia"/>
              <w:lang w:val="en-US" w:eastAsia="zh-CN"/>
            </w:rPr>
            <w:t>8</w:t>
          </w:r>
          <w:r>
            <w:rPr>
              <w:rFonts w:hint="default"/>
              <w:lang w:val="en-US" w:eastAsia="zh-CN"/>
            </w:rPr>
            <w:t xml:space="preserve"> 情绪识别说明模块实现</w:t>
          </w:r>
          <w:r>
            <w:tab/>
          </w:r>
          <w:r>
            <w:fldChar w:fldCharType="begin"/>
          </w:r>
          <w:r>
            <w:instrText xml:space="preserve"> PAGEREF _Toc15884 \h </w:instrText>
          </w:r>
          <w:r>
            <w:fldChar w:fldCharType="separate"/>
          </w:r>
          <w:r>
            <w:t>40</w:t>
          </w:r>
          <w:r>
            <w:fldChar w:fldCharType="end"/>
          </w:r>
          <w:r>
            <w:fldChar w:fldCharType="end"/>
          </w:r>
        </w:p>
        <w:p w14:paraId="4119AE9C">
          <w:pPr>
            <w:pStyle w:val="14"/>
          </w:pPr>
          <w:r>
            <w:fldChar w:fldCharType="begin"/>
          </w:r>
          <w:r>
            <w:instrText xml:space="preserve"> HYPERLINK \l _Toc17086 </w:instrText>
          </w:r>
          <w:r>
            <w:fldChar w:fldCharType="separate"/>
          </w:r>
          <w:r>
            <w:rPr>
              <w:rFonts w:hint="eastAsia"/>
              <w:lang w:val="en-US" w:eastAsia="zh-CN"/>
            </w:rPr>
            <w:t>6 系统测试</w:t>
          </w:r>
          <w:r>
            <w:tab/>
          </w:r>
          <w:r>
            <w:fldChar w:fldCharType="begin"/>
          </w:r>
          <w:r>
            <w:instrText xml:space="preserve"> PAGEREF _Toc17086 \h </w:instrText>
          </w:r>
          <w:r>
            <w:fldChar w:fldCharType="separate"/>
          </w:r>
          <w:r>
            <w:t>41</w:t>
          </w:r>
          <w:r>
            <w:fldChar w:fldCharType="end"/>
          </w:r>
          <w:r>
            <w:fldChar w:fldCharType="end"/>
          </w:r>
        </w:p>
        <w:p w14:paraId="10F128BD">
          <w:pPr>
            <w:pStyle w:val="15"/>
            <w:tabs>
              <w:tab w:val="right" w:leader="dot" w:pos="8787"/>
              <w:tab w:val="clear" w:pos="8777"/>
            </w:tabs>
          </w:pPr>
          <w:r>
            <w:fldChar w:fldCharType="begin"/>
          </w:r>
          <w:r>
            <w:instrText xml:space="preserve"> HYPERLINK \l _Toc7859 </w:instrText>
          </w:r>
          <w:r>
            <w:fldChar w:fldCharType="separate"/>
          </w:r>
          <w:r>
            <w:rPr>
              <w:rFonts w:hint="eastAsia"/>
              <w:lang w:val="en-US" w:eastAsia="zh-CN"/>
            </w:rPr>
            <w:t>6.1测试目的</w:t>
          </w:r>
          <w:r>
            <w:tab/>
          </w:r>
          <w:r>
            <w:fldChar w:fldCharType="begin"/>
          </w:r>
          <w:r>
            <w:instrText xml:space="preserve"> PAGEREF _Toc7859 \h </w:instrText>
          </w:r>
          <w:r>
            <w:fldChar w:fldCharType="separate"/>
          </w:r>
          <w:r>
            <w:t>41</w:t>
          </w:r>
          <w:r>
            <w:fldChar w:fldCharType="end"/>
          </w:r>
          <w:r>
            <w:fldChar w:fldCharType="end"/>
          </w:r>
        </w:p>
        <w:p w14:paraId="3926A694">
          <w:pPr>
            <w:pStyle w:val="15"/>
            <w:tabs>
              <w:tab w:val="right" w:leader="dot" w:pos="8787"/>
              <w:tab w:val="clear" w:pos="8777"/>
            </w:tabs>
          </w:pPr>
          <w:r>
            <w:fldChar w:fldCharType="begin"/>
          </w:r>
          <w:r>
            <w:instrText xml:space="preserve"> HYPERLINK \l _Toc31907 </w:instrText>
          </w:r>
          <w:r>
            <w:fldChar w:fldCharType="separate"/>
          </w:r>
          <w:r>
            <w:rPr>
              <w:rFonts w:hint="eastAsia"/>
              <w:lang w:val="en-US" w:eastAsia="zh-CN"/>
            </w:rPr>
            <w:t>6.2测试环境</w:t>
          </w:r>
          <w:r>
            <w:tab/>
          </w:r>
          <w:r>
            <w:fldChar w:fldCharType="begin"/>
          </w:r>
          <w:r>
            <w:instrText xml:space="preserve"> PAGEREF _Toc31907 \h </w:instrText>
          </w:r>
          <w:r>
            <w:fldChar w:fldCharType="separate"/>
          </w:r>
          <w:r>
            <w:t>41</w:t>
          </w:r>
          <w:r>
            <w:fldChar w:fldCharType="end"/>
          </w:r>
          <w:r>
            <w:fldChar w:fldCharType="end"/>
          </w:r>
        </w:p>
        <w:p w14:paraId="547803B4">
          <w:pPr>
            <w:pStyle w:val="15"/>
            <w:tabs>
              <w:tab w:val="right" w:leader="dot" w:pos="8787"/>
              <w:tab w:val="clear" w:pos="8777"/>
            </w:tabs>
          </w:pPr>
          <w:r>
            <w:fldChar w:fldCharType="begin"/>
          </w:r>
          <w:r>
            <w:instrText xml:space="preserve"> HYPERLINK \l _Toc15767 </w:instrText>
          </w:r>
          <w:r>
            <w:fldChar w:fldCharType="separate"/>
          </w:r>
          <w:r>
            <w:rPr>
              <w:rFonts w:hint="eastAsia"/>
              <w:lang w:val="en-US" w:eastAsia="zh-CN"/>
            </w:rPr>
            <w:t>6.3测试用例</w:t>
          </w:r>
          <w:r>
            <w:tab/>
          </w:r>
          <w:r>
            <w:fldChar w:fldCharType="begin"/>
          </w:r>
          <w:r>
            <w:instrText xml:space="preserve"> PAGEREF _Toc15767 \h </w:instrText>
          </w:r>
          <w:r>
            <w:fldChar w:fldCharType="separate"/>
          </w:r>
          <w:r>
            <w:t>42</w:t>
          </w:r>
          <w:r>
            <w:fldChar w:fldCharType="end"/>
          </w:r>
          <w:r>
            <w:fldChar w:fldCharType="end"/>
          </w:r>
        </w:p>
        <w:p w14:paraId="5EF8AB45">
          <w:pPr>
            <w:pStyle w:val="15"/>
            <w:tabs>
              <w:tab w:val="right" w:leader="dot" w:pos="8787"/>
              <w:tab w:val="clear" w:pos="8777"/>
            </w:tabs>
          </w:pPr>
          <w:r>
            <w:fldChar w:fldCharType="begin"/>
          </w:r>
          <w:r>
            <w:instrText xml:space="preserve"> HYPERLINK \l _Toc6620 </w:instrText>
          </w:r>
          <w:r>
            <w:fldChar w:fldCharType="separate"/>
          </w:r>
          <w:r>
            <w:rPr>
              <w:rFonts w:hint="default"/>
              <w:lang w:val="en-US" w:eastAsia="zh-CN"/>
            </w:rPr>
            <w:t>6.5 本章小结</w:t>
          </w:r>
          <w:r>
            <w:tab/>
          </w:r>
          <w:r>
            <w:fldChar w:fldCharType="begin"/>
          </w:r>
          <w:r>
            <w:instrText xml:space="preserve"> PAGEREF _Toc6620 \h </w:instrText>
          </w:r>
          <w:r>
            <w:fldChar w:fldCharType="separate"/>
          </w:r>
          <w:r>
            <w:t>44</w:t>
          </w:r>
          <w:r>
            <w:fldChar w:fldCharType="end"/>
          </w:r>
          <w:r>
            <w:fldChar w:fldCharType="end"/>
          </w:r>
        </w:p>
        <w:p w14:paraId="19B96EA0">
          <w:pPr>
            <w:pStyle w:val="14"/>
          </w:pPr>
          <w:r>
            <w:fldChar w:fldCharType="begin"/>
          </w:r>
          <w:r>
            <w:instrText xml:space="preserve"> HYPERLINK \l _Toc22877 </w:instrText>
          </w:r>
          <w:r>
            <w:fldChar w:fldCharType="separate"/>
          </w:r>
          <w:r>
            <w:rPr>
              <w:rFonts w:hint="eastAsia"/>
              <w:lang w:val="en-US" w:eastAsia="zh-CN"/>
            </w:rPr>
            <w:t>7 总结与展望</w:t>
          </w:r>
          <w:r>
            <w:tab/>
          </w:r>
          <w:r>
            <w:fldChar w:fldCharType="begin"/>
          </w:r>
          <w:r>
            <w:instrText xml:space="preserve"> PAGEREF _Toc22877 \h </w:instrText>
          </w:r>
          <w:r>
            <w:fldChar w:fldCharType="separate"/>
          </w:r>
          <w:r>
            <w:t>45</w:t>
          </w:r>
          <w:r>
            <w:fldChar w:fldCharType="end"/>
          </w:r>
          <w:r>
            <w:fldChar w:fldCharType="end"/>
          </w:r>
        </w:p>
        <w:p w14:paraId="5AD9AB13">
          <w:pPr>
            <w:pStyle w:val="15"/>
            <w:tabs>
              <w:tab w:val="right" w:leader="dot" w:pos="8787"/>
              <w:tab w:val="clear" w:pos="8777"/>
            </w:tabs>
          </w:pPr>
          <w:r>
            <w:fldChar w:fldCharType="begin"/>
          </w:r>
          <w:r>
            <w:instrText xml:space="preserve"> HYPERLINK \l _Toc18656 </w:instrText>
          </w:r>
          <w:r>
            <w:fldChar w:fldCharType="separate"/>
          </w:r>
          <w:r>
            <w:rPr>
              <w:rFonts w:hint="default"/>
              <w:lang w:val="en-US" w:eastAsia="zh-CN"/>
            </w:rPr>
            <w:t>7.1 论文总结</w:t>
          </w:r>
          <w:r>
            <w:tab/>
          </w:r>
          <w:r>
            <w:fldChar w:fldCharType="begin"/>
          </w:r>
          <w:r>
            <w:instrText xml:space="preserve"> PAGEREF _Toc18656 \h </w:instrText>
          </w:r>
          <w:r>
            <w:fldChar w:fldCharType="separate"/>
          </w:r>
          <w:r>
            <w:t>45</w:t>
          </w:r>
          <w:r>
            <w:fldChar w:fldCharType="end"/>
          </w:r>
          <w:r>
            <w:fldChar w:fldCharType="end"/>
          </w:r>
        </w:p>
        <w:p w14:paraId="33A110AD">
          <w:pPr>
            <w:pStyle w:val="15"/>
            <w:tabs>
              <w:tab w:val="right" w:leader="dot" w:pos="8787"/>
              <w:tab w:val="clear" w:pos="8777"/>
            </w:tabs>
          </w:pPr>
          <w:r>
            <w:fldChar w:fldCharType="begin"/>
          </w:r>
          <w:r>
            <w:instrText xml:space="preserve"> HYPERLINK \l _Toc12147 </w:instrText>
          </w:r>
          <w:r>
            <w:fldChar w:fldCharType="separate"/>
          </w:r>
          <w:r>
            <w:rPr>
              <w:rFonts w:hint="default"/>
              <w:lang w:val="en-US" w:eastAsia="zh-CN"/>
            </w:rPr>
            <w:t>7.2 工作展望</w:t>
          </w:r>
          <w:r>
            <w:tab/>
          </w:r>
          <w:r>
            <w:fldChar w:fldCharType="begin"/>
          </w:r>
          <w:r>
            <w:instrText xml:space="preserve"> PAGEREF _Toc12147 \h </w:instrText>
          </w:r>
          <w:r>
            <w:fldChar w:fldCharType="separate"/>
          </w:r>
          <w:r>
            <w:t>45</w:t>
          </w:r>
          <w:r>
            <w:fldChar w:fldCharType="end"/>
          </w:r>
          <w:r>
            <w:fldChar w:fldCharType="end"/>
          </w:r>
        </w:p>
        <w:p w14:paraId="21CC70CE">
          <w:pPr>
            <w:pStyle w:val="14"/>
          </w:pPr>
          <w:r>
            <w:fldChar w:fldCharType="begin"/>
          </w:r>
          <w:r>
            <w:instrText xml:space="preserve"> HYPERLINK \l _Toc24272 </w:instrText>
          </w:r>
          <w:r>
            <w:fldChar w:fldCharType="separate"/>
          </w:r>
          <w:r>
            <w:rPr>
              <w:rFonts w:hint="eastAsia"/>
            </w:rPr>
            <w:t>参考文献</w:t>
          </w:r>
          <w:r>
            <w:tab/>
          </w:r>
          <w:r>
            <w:fldChar w:fldCharType="begin"/>
          </w:r>
          <w:r>
            <w:instrText xml:space="preserve"> PAGEREF _Toc24272 \h </w:instrText>
          </w:r>
          <w:r>
            <w:fldChar w:fldCharType="separate"/>
          </w:r>
          <w:r>
            <w:t>46</w:t>
          </w:r>
          <w:r>
            <w:fldChar w:fldCharType="end"/>
          </w:r>
          <w:r>
            <w:fldChar w:fldCharType="end"/>
          </w:r>
        </w:p>
        <w:p w14:paraId="6466DFAF">
          <w:pPr>
            <w:pStyle w:val="14"/>
          </w:pPr>
          <w:r>
            <w:fldChar w:fldCharType="begin"/>
          </w:r>
          <w:r>
            <w:instrText xml:space="preserve"> HYPERLINK \l _Toc24614 </w:instrText>
          </w:r>
          <w:r>
            <w:fldChar w:fldCharType="separate"/>
          </w:r>
          <w:r>
            <w:rPr>
              <w:rFonts w:hint="eastAsia"/>
            </w:rPr>
            <w:t>致  谢</w:t>
          </w:r>
          <w:r>
            <w:tab/>
          </w:r>
          <w:r>
            <w:fldChar w:fldCharType="begin"/>
          </w:r>
          <w:r>
            <w:instrText xml:space="preserve"> PAGEREF _Toc24614 \h </w:instrText>
          </w:r>
          <w:r>
            <w:fldChar w:fldCharType="separate"/>
          </w:r>
          <w:r>
            <w:t>47</w:t>
          </w:r>
          <w:r>
            <w:fldChar w:fldCharType="end"/>
          </w:r>
          <w:r>
            <w:fldChar w:fldCharType="end"/>
          </w:r>
        </w:p>
        <w:p w14:paraId="218EFAA0">
          <w:r>
            <w:fldChar w:fldCharType="end"/>
          </w:r>
        </w:p>
      </w:sdtContent>
    </w:sdt>
    <w:p w14:paraId="4FCF9CD5"/>
    <w:sdt>
      <w:sdtPr>
        <w:rPr>
          <w:rFonts w:asciiTheme="majorHAnsi" w:hAnsiTheme="majorHAnsi" w:eastAsiaTheme="majorEastAsia" w:cstheme="majorBidi"/>
          <w:bCs/>
          <w:color w:val="2E75B6" w:themeColor="accent1" w:themeShade="BF"/>
          <w:kern w:val="0"/>
          <w:sz w:val="32"/>
          <w:szCs w:val="32"/>
          <w:lang w:val="zh-CN"/>
        </w:rPr>
        <w:id w:val="285854047"/>
        <w:showingPlcHdr/>
      </w:sdtPr>
      <w:sdtEndPr>
        <w:rPr>
          <w:rFonts w:asciiTheme="majorHAnsi" w:hAnsiTheme="majorHAnsi" w:eastAsiaTheme="majorEastAsia" w:cstheme="majorBidi"/>
          <w:b/>
          <w:bCs/>
          <w:color w:val="2E75B6" w:themeColor="accent1" w:themeShade="BF"/>
          <w:kern w:val="0"/>
          <w:sz w:val="32"/>
          <w:szCs w:val="32"/>
          <w:lang w:val="zh-CN"/>
        </w:rPr>
      </w:sdtEndPr>
      <w:sdtContent>
        <w:p w14:paraId="05D0202E">
          <w:pPr>
            <w:pStyle w:val="26"/>
            <w:rPr>
              <w:rFonts w:hint="eastAsia"/>
            </w:rPr>
            <w:sectPr>
              <w:footerReference r:id="rId13" w:type="default"/>
              <w:pgSz w:w="11906" w:h="16838"/>
              <w:pgMar w:top="1418" w:right="1418" w:bottom="1418" w:left="1701" w:header="851" w:footer="851" w:gutter="0"/>
              <w:pgNumType w:start="1"/>
              <w:cols w:space="425" w:num="1"/>
              <w:docGrid w:type="lines" w:linePitch="312" w:charSpace="0"/>
            </w:sectPr>
          </w:pPr>
          <w:r>
            <w:rPr>
              <w:rFonts w:hint="eastAsia" w:cstheme="majorBidi"/>
              <w:bCs/>
              <w:color w:val="2E75B6" w:themeColor="accent1" w:themeShade="BF"/>
              <w:kern w:val="0"/>
              <w:sz w:val="32"/>
              <w:szCs w:val="32"/>
              <w:lang w:val="zh-CN"/>
            </w:rPr>
            <w:t xml:space="preserve">     </w:t>
          </w:r>
        </w:p>
      </w:sdtContent>
    </w:sdt>
    <w:p w14:paraId="6121FE3C">
      <w:pPr>
        <w:pStyle w:val="2"/>
        <w:jc w:val="both"/>
        <w:rPr>
          <w:rFonts w:hint="eastAsia"/>
          <w:b/>
          <w:bCs w:val="0"/>
        </w:rPr>
      </w:pPr>
      <w:bookmarkStart w:id="8" w:name="_Toc2773"/>
      <w:bookmarkStart w:id="9" w:name="_Toc97823708"/>
      <w:bookmarkStart w:id="10" w:name="_Toc97823738"/>
      <w:bookmarkStart w:id="11" w:name="_Toc32186"/>
      <w:bookmarkStart w:id="12" w:name="_Toc26066"/>
      <w:r>
        <w:rPr>
          <w:rStyle w:val="25"/>
          <w:rFonts w:hint="eastAsia"/>
          <w:b/>
          <w:bCs w:val="0"/>
        </w:rPr>
        <w:t xml:space="preserve">1 </w:t>
      </w:r>
      <w:r>
        <w:rPr>
          <w:rStyle w:val="40"/>
          <w:rFonts w:hint="eastAsia"/>
          <w:b/>
          <w:bCs w:val="0"/>
          <w:color w:val="auto"/>
          <w:szCs w:val="32"/>
        </w:rPr>
        <w:t>绪论</w:t>
      </w:r>
      <w:bookmarkEnd w:id="8"/>
      <w:bookmarkEnd w:id="9"/>
      <w:bookmarkEnd w:id="10"/>
      <w:bookmarkEnd w:id="11"/>
      <w:bookmarkEnd w:id="12"/>
    </w:p>
    <w:p w14:paraId="13D86F71">
      <w:pPr>
        <w:pStyle w:val="41"/>
        <w:bidi w:val="0"/>
        <w:rPr>
          <w:rFonts w:hint="eastAsia"/>
          <w:b w:val="0"/>
          <w:bCs w:val="0"/>
        </w:rPr>
      </w:pPr>
      <w:bookmarkStart w:id="13" w:name="_Toc20444"/>
      <w:bookmarkStart w:id="14" w:name="_Toc10801"/>
      <w:r>
        <w:rPr>
          <w:rStyle w:val="27"/>
          <w:rFonts w:hint="eastAsia"/>
          <w:b w:val="0"/>
          <w:bCs w:val="0"/>
        </w:rPr>
        <w:t>1.1</w:t>
      </w:r>
      <w:r>
        <w:rPr>
          <w:rStyle w:val="42"/>
          <w:rFonts w:hint="eastAsia" w:hAnsi="黑体"/>
          <w:b w:val="0"/>
          <w:bCs w:val="0"/>
          <w:szCs w:val="28"/>
        </w:rPr>
        <w:t>研究</w:t>
      </w:r>
      <w:r>
        <w:rPr>
          <w:rStyle w:val="42"/>
          <w:rFonts w:hAnsi="黑体"/>
          <w:b w:val="0"/>
          <w:bCs w:val="0"/>
          <w:szCs w:val="28"/>
        </w:rPr>
        <w:t>背</w:t>
      </w:r>
      <w:r>
        <w:rPr>
          <w:rStyle w:val="42"/>
          <w:rFonts w:hint="eastAsia" w:hAnsi="黑体"/>
          <w:b w:val="0"/>
          <w:bCs w:val="0"/>
          <w:szCs w:val="28"/>
        </w:rPr>
        <w:t>景及意义</w:t>
      </w:r>
      <w:bookmarkEnd w:id="13"/>
      <w:bookmarkEnd w:id="14"/>
    </w:p>
    <w:p w14:paraId="5BADF64E">
      <w:pPr>
        <w:ind w:firstLine="480"/>
        <w:rPr>
          <w:rFonts w:hint="eastAsia"/>
        </w:rPr>
      </w:pPr>
      <w:r>
        <w:rPr>
          <w:rFonts w:hint="eastAsia"/>
          <w:lang w:val="en-US" w:eastAsia="zh-CN"/>
        </w:rPr>
        <w:t>在当今</w:t>
      </w:r>
      <w:r>
        <w:rPr>
          <w:rFonts w:hint="eastAsia"/>
        </w:rPr>
        <w:t>人工智能、计算机视觉和人机交互技术不断发展，智能陪伴系统逐渐成为当前研究与应用的热点方向。传统聊天机器人通常以文本交互为主，虽然能够完成基础问答和对话任务，但在情绪感知方面仍存在明显不足，难以根据用户的实时情绪变化提供更具针对性和情感适配性的反馈。在</w:t>
      </w:r>
      <w:r>
        <w:rPr>
          <w:rFonts w:hint="eastAsia"/>
          <w:lang w:val="en-US" w:eastAsia="zh-CN"/>
        </w:rPr>
        <w:t>实际</w:t>
      </w:r>
      <w:r>
        <w:rPr>
          <w:rFonts w:hint="eastAsia"/>
        </w:rPr>
        <w:t>交流过程中，人的情绪状态会直接影响</w:t>
      </w:r>
      <w:r>
        <w:rPr>
          <w:rFonts w:hint="eastAsia"/>
          <w:lang w:val="en-US" w:eastAsia="zh-CN"/>
        </w:rPr>
        <w:t>到回复内容</w:t>
      </w:r>
      <w:r>
        <w:rPr>
          <w:rFonts w:hint="eastAsia"/>
        </w:rPr>
        <w:t>，因此，如何让智能系统具备一定的情绪识别与情感响应能力，成为提升人机交互自然性的重要问题。</w:t>
      </w:r>
      <w:r>
        <w:t>[8]</w:t>
      </w:r>
    </w:p>
    <w:p w14:paraId="545B9D1C">
      <w:pPr>
        <w:ind w:left="0" w:leftChars="0" w:firstLine="480" w:firstLineChars="200"/>
        <w:rPr>
          <w:rFonts w:hint="eastAsia"/>
        </w:rPr>
      </w:pPr>
      <w:r>
        <w:rPr>
          <w:rFonts w:hint="eastAsia"/>
        </w:rPr>
        <w:t>近年来，基于人脸表情的情绪识别技术得到了广泛关注。人脸作为最直接的情绪表达载体之一，包含了丰富的表情信息。借助计算机视觉技术，系统可以通过摄像头采集用户面部图像，并进一步分析面部关键点、表情特征和局部动作变化，从而对用户当前情绪进行识别。MediaPipe作为谷歌推出的多媒体机器学习框架，具有人脸关键点检测速度快、部署方便、实时性较好等优点，为实时情绪识别系统的开发提供了较好的技术基础。</w:t>
      </w:r>
      <w:r>
        <w:t>[2-6]</w:t>
      </w:r>
    </w:p>
    <w:p w14:paraId="404CAAE3">
      <w:pPr>
        <w:ind w:left="0" w:leftChars="0" w:firstLine="480" w:firstLineChars="200"/>
        <w:rPr>
          <w:rFonts w:hint="eastAsia"/>
        </w:rPr>
      </w:pPr>
      <w:r>
        <w:rPr>
          <w:rFonts w:hint="eastAsia"/>
        </w:rPr>
        <w:t>与此同时，大语言模型的发展推动了智能陪伴系统由“功能型问答”向“情感型交互”转变。相比传统规则式聊天程序，接入大模型的对话系统能够生成更自然、更连贯的语言回复。如果能够将实时情绪识别结果引入对话过程，则可以使系统根据用户当下的状态动态调整回复语气和内容，从而提高陪伴交互的真实感与亲和力。在此背景下，研究并实现一个融合实时情绪识别、智能对话、历史分析和情绪记录功能的AI伴侣系统，具有一定的理论意义和实际价值。</w:t>
      </w:r>
    </w:p>
    <w:p w14:paraId="736086F5">
      <w:pPr>
        <w:pStyle w:val="41"/>
        <w:bidi w:val="0"/>
        <w:rPr>
          <w:rFonts w:hint="eastAsia"/>
          <w:b w:val="0"/>
          <w:bCs/>
          <w:lang w:val="en-US" w:eastAsia="zh-CN"/>
        </w:rPr>
      </w:pPr>
      <w:bookmarkStart w:id="15" w:name="_Toc1517"/>
      <w:r>
        <w:rPr>
          <w:rFonts w:hint="eastAsia"/>
          <w:b w:val="0"/>
          <w:bCs/>
          <w:lang w:val="en-US" w:eastAsia="zh-CN"/>
        </w:rPr>
        <w:t>1.2国内外研究现状</w:t>
      </w:r>
      <w:bookmarkEnd w:id="15"/>
    </w:p>
    <w:p w14:paraId="52680241">
      <w:pPr>
        <w:pStyle w:val="5"/>
        <w:bidi w:val="0"/>
        <w:rPr>
          <w:rFonts w:hint="eastAsia"/>
          <w:lang w:val="en-US" w:eastAsia="zh-CN"/>
        </w:rPr>
      </w:pPr>
      <w:bookmarkStart w:id="16" w:name="_Toc16545"/>
      <w:r>
        <w:rPr>
          <w:rFonts w:hint="eastAsia"/>
          <w:lang w:val="en-US" w:eastAsia="zh-CN"/>
        </w:rPr>
        <w:t>1.2.1国外研究现状</w:t>
      </w:r>
      <w:bookmarkEnd w:id="16"/>
    </w:p>
    <w:p w14:paraId="1E8CA378">
      <w:pPr>
        <w:bidi w:val="0"/>
        <w:rPr>
          <w:rFonts w:hint="default"/>
          <w:lang w:val="en-US" w:eastAsia="zh-CN"/>
        </w:rPr>
      </w:pPr>
      <w:r>
        <w:rPr>
          <w:rFonts w:hint="default"/>
          <w:lang w:val="en-US" w:eastAsia="zh-CN"/>
        </w:rPr>
        <w:t>国外对情绪识别与情感计算的研究起步较早。20世纪90年代，MIT学者Rosalind Picard提出“情感计算”概念，强调计算机不仅应具备信息处理能力，还应能够对人的情绪进行感知、理解和反馈。该理论推动了情绪识别、人机交互、智能代理和情感对话等方向的发展。随着人工智能技术的进步，情感计算逐渐从理论研究扩展到教育辅助、健康管理、智能客服、虚拟陪伴和人机交互优化等实际应用场景。</w:t>
      </w:r>
      <w:r>
        <w:t>[1]</w:t>
      </w:r>
    </w:p>
    <w:p w14:paraId="6D212471">
      <w:pPr>
        <w:bidi w:val="0"/>
        <w:ind w:left="0" w:leftChars="0" w:firstLine="480" w:firstLineChars="200"/>
        <w:rPr>
          <w:rFonts w:hint="default"/>
          <w:lang w:val="en-US" w:eastAsia="zh-CN"/>
        </w:rPr>
      </w:pPr>
      <w:r>
        <w:rPr>
          <w:rFonts w:hint="default"/>
          <w:lang w:val="en-US" w:eastAsia="zh-CN"/>
        </w:rPr>
        <w:t>在人脸表情识别方面，国外研究经历了由传统机器学习方法向深度学习方法转变的过程。早期研究主要依赖人工设计特征，如局部二值模式、方向梯度直方图、尺度不变特征等，再结合支持向量机、决策树等分类器完成表情分类。该类方法具有一定可解释性，但对光照变化、姿态偏移、遮挡和个体差异较为敏感，在真实环境中的鲁棒性不足。随着卷积神经网络等深度学习技术的发展，研究者逐渐采用深度模型自动提取面部特征，使人脸表情识别在准确率和泛化能力方面得到明显提升。相关综述研究表明，深度学习已成为当前人脸表情识别的重要方法，但仍面临数据集规模有限、复杂场景泛化不足、遮挡干扰、跨文化表情差异等问题。</w:t>
      </w:r>
      <w:r>
        <w:t>[3-6]</w:t>
      </w:r>
    </w:p>
    <w:p w14:paraId="6744B476">
      <w:pPr>
        <w:bidi w:val="0"/>
        <w:ind w:left="0" w:leftChars="0" w:firstLine="480" w:firstLineChars="200"/>
        <w:rPr>
          <w:rFonts w:hint="default"/>
          <w:lang w:val="en-US" w:eastAsia="zh-CN"/>
        </w:rPr>
      </w:pPr>
      <w:r>
        <w:rPr>
          <w:rFonts w:hint="default"/>
          <w:lang w:val="en-US" w:eastAsia="zh-CN"/>
        </w:rPr>
        <w:t>近年来，国外研究进一步从单一表情分类扩展到多模态情绪识别和实时交互系统。除面部图像外，研究者还尝试融合语音、文本、生理信号、眼动和姿态等多种信息，以提高情绪识别的准确性和稳定性。在工程应用方面，MediaPipe等轻量级视觉处理框架的发展，使实时人脸关键点检测和表情特征提取更加便捷。MediaPipe Face Mesh能够在单摄像头输入条件下实时估计三维人脸关键点，为移动端和Web端实时情绪识别应用提供了技术基础。与此同时，大语言模型的发展也推动了智能陪伴系统从传统问答式交互向情绪适配型交互转变。通过将用户实时情绪状态引入对话生成过程，系统能够更自然地调整回复语气和内容，从而提升人机交互的情感体验。</w:t>
      </w:r>
      <w:r>
        <w:t>[2,8-10]</w:t>
      </w:r>
    </w:p>
    <w:p w14:paraId="64D2B23B">
      <w:pPr>
        <w:bidi w:val="0"/>
        <w:ind w:left="0" w:leftChars="0" w:firstLine="480" w:firstLineChars="200"/>
        <w:rPr>
          <w:rFonts w:hint="default"/>
          <w:lang w:val="en-US" w:eastAsia="zh-CN"/>
        </w:rPr>
      </w:pPr>
      <w:r>
        <w:rPr>
          <w:rFonts w:hint="default"/>
          <w:lang w:val="en-US" w:eastAsia="zh-CN"/>
        </w:rPr>
        <w:t>总体来看，国外在情绪识别和情感计算方面形成了较为系统的研究体系，研究重点已从单一算法精度提升逐渐转向真实场景下的稳定性、多模态融合、实时交互和情绪反馈机制。但现有研究在实际落地中仍存在一定局限，例如识别结果容易受环境影响、情绪状态具有主观性和复杂性、长期情绪记录与用户反馈结合不足等。因此，将实时情绪识别、情感对话、历史分析和主观记录结合起来，仍具有进一步研究和应用价值。</w:t>
      </w:r>
    </w:p>
    <w:p w14:paraId="3DC0868D">
      <w:pPr>
        <w:pStyle w:val="5"/>
        <w:bidi w:val="0"/>
        <w:rPr>
          <w:rFonts w:hint="eastAsia"/>
          <w:lang w:val="en-US" w:eastAsia="zh-CN"/>
        </w:rPr>
      </w:pPr>
      <w:bookmarkStart w:id="17" w:name="_Toc3448"/>
      <w:r>
        <w:rPr>
          <w:rFonts w:hint="eastAsia"/>
          <w:lang w:val="en-US" w:eastAsia="zh-CN"/>
        </w:rPr>
        <w:t>1.2.2国内研究现状</w:t>
      </w:r>
      <w:bookmarkEnd w:id="17"/>
    </w:p>
    <w:p w14:paraId="534CA856">
      <w:pPr>
        <w:bidi w:val="0"/>
        <w:rPr>
          <w:rFonts w:hint="eastAsia"/>
        </w:rPr>
      </w:pPr>
      <w:r>
        <w:rPr>
          <w:rFonts w:hint="eastAsia"/>
        </w:rPr>
        <w:t>国内在人脸表情识别、情感计算和智能人机交互方面的研究起步相对较晚，但近年来发展较快。随着计算机视觉、深度学习和自然语言处理技术的广泛应用，国内学者在人脸表情识别算法、情绪分析系统、智能交互平台和情感陪伴应用等方向开展了大量研究。相关研究普遍认为，人脸表情识别是理解用户情绪状态的重要方式，在智能医疗、辅助教育、公共安全、服务机器人和人机交互等领域具有较高应用价值。</w:t>
      </w:r>
      <w:r>
        <w:t>[8]</w:t>
      </w:r>
    </w:p>
    <w:p w14:paraId="71E70AF6">
      <w:pPr>
        <w:bidi w:val="0"/>
        <w:ind w:left="0" w:leftChars="0" w:firstLine="480" w:firstLineChars="200"/>
        <w:rPr>
          <w:rFonts w:hint="eastAsia"/>
        </w:rPr>
      </w:pPr>
      <w:r>
        <w:rPr>
          <w:rFonts w:hint="eastAsia"/>
        </w:rPr>
        <w:t>在人脸表情识别算法方面，国内研究同样经历了从传统特征方法向深度学习方法的发展过程。早期研究主要关注图像预处理、人工特征提取和分类器设计，常见方法包括灰度归一化、人脸区域定位、局部纹理特征提取以及基于机器学习的表情分类。随着深度学习技术的发展，国内学者开始更多采用卷积神经网络、注意力机制、区域特征学习和时序建模等方法来提升表情识别性能。《中国图象图形学报》《计算机应用研究》等期刊中的相关综述指出，深度学习能够自动学习更具判别性的表情特征，在复杂场景下相比传统方法具有更强的表达能力，但仍存在训练数据不足、模型复杂度较高、真实环境鲁棒性不强等问题。</w:t>
      </w:r>
      <w:r>
        <w:t>[7]</w:t>
      </w:r>
    </w:p>
    <w:p w14:paraId="7CA00A6B">
      <w:pPr>
        <w:bidi w:val="0"/>
        <w:ind w:left="0" w:leftChars="0" w:firstLine="480" w:firstLineChars="200"/>
        <w:rPr>
          <w:rFonts w:hint="eastAsia"/>
        </w:rPr>
      </w:pPr>
      <w:r>
        <w:rPr>
          <w:rFonts w:hint="eastAsia"/>
        </w:rPr>
        <w:t>在实际应用研究方面，国内情绪识别系统逐渐从单纯的图像分类任务扩展到人机交互场景。例如，部分研究将表情识别应用于课堂学习状态分析、驾驶员疲劳检测、心理健康辅助、服务机器人交互和智能陪伴系统中，使情绪识别技术具备更明显的工程应用价值。与此同时，随着大模型接口和前后端开发框架的普及，越来越多的系统开始尝试将情绪识别结果与聊天交互、数据可视化和用户记录功能结合起来，以提升系统的完整性和用户体验。</w:t>
      </w:r>
      <w:r>
        <w:t>[8-10]</w:t>
      </w:r>
    </w:p>
    <w:p w14:paraId="77521A15">
      <w:pPr>
        <w:bidi w:val="0"/>
        <w:ind w:left="0" w:leftChars="0" w:firstLine="480" w:firstLineChars="200"/>
        <w:rPr>
          <w:rFonts w:hint="eastAsia"/>
        </w:rPr>
      </w:pPr>
      <w:r>
        <w:rPr>
          <w:rFonts w:hint="eastAsia"/>
        </w:rPr>
        <w:t>不过，从现有研究和应用情况来看，国内许多情绪识别类系统仍存在功能相对单一的问题。一些系统侧重于算法模型训练和识别准确率验证，但缺少完整的用户管理、历史记录、情绪趋势分析和主观反馈模块；另一些系统虽然实现了聊天交互，但情绪识别结果与对话逻辑结合不够紧密，难以形成长期陪伴和情绪管理闭环。此外，在实时识别过程中，单帧表情判断容易出现结果抖动，若不进行稳定化处理，会影响后续统计图表和历史分析的可靠性。</w:t>
      </w:r>
    </w:p>
    <w:p w14:paraId="2A4A2BB9">
      <w:pPr>
        <w:bidi w:val="0"/>
        <w:ind w:left="0" w:leftChars="0" w:firstLine="480" w:firstLineChars="200"/>
        <w:rPr>
          <w:rFonts w:hint="eastAsia"/>
        </w:rPr>
      </w:pPr>
      <w:r>
        <w:rPr>
          <w:rFonts w:hint="eastAsia"/>
        </w:rPr>
        <w:t>因此，本文在国内外相关研究基础上，结合MediaPipe实时人脸表情特征提取能力和AI对话接口，设计并实现一个面向多用户的实时情绪感知AI伴侣系统。系统不仅完成实时情绪识别和情绪驱动对话，还加入多用户登录、会话历史、情绪折线图、今日报告、情绪手记、会话详情和手记详情等模块，并通过多帧投票与置信度约束机制对识别结果进行稳定化处理。与单一识别或单一聊天系统相比，该系统更强调“实时感知、过程记录、结果分析、主观补充”的工程闭环，具有一定的综合实践意义。</w:t>
      </w:r>
    </w:p>
    <w:p w14:paraId="6AC14D40">
      <w:pPr>
        <w:pStyle w:val="4"/>
        <w:bidi w:val="0"/>
        <w:rPr>
          <w:rFonts w:hint="eastAsia"/>
          <w:lang w:val="en-US" w:eastAsia="zh-CN"/>
        </w:rPr>
      </w:pPr>
      <w:bookmarkStart w:id="18" w:name="_Toc15372"/>
      <w:r>
        <w:rPr>
          <w:rFonts w:hint="eastAsia"/>
          <w:lang w:val="en-US" w:eastAsia="zh-CN"/>
        </w:rPr>
        <w:t>1.3研究内容</w:t>
      </w:r>
      <w:bookmarkEnd w:id="18"/>
    </w:p>
    <w:p w14:paraId="4932BC92">
      <w:pPr>
        <w:bidi w:val="0"/>
        <w:rPr>
          <w:rFonts w:hint="eastAsia"/>
        </w:rPr>
      </w:pPr>
      <w:r>
        <w:rPr>
          <w:rFonts w:hint="eastAsia"/>
        </w:rPr>
        <w:t>本文围绕“智能表情识别与情绪分析系统的设计与实现”展开研究，旨在构建一个集实时情绪识别、AI情感陪伴、多用户管理、历史分析和情绪手记于一体的综合性应用系统。系统通过摄像头采集用户面部图像，利用MediaPipe提取人脸关键点和表情特征参数，并结合规则评分方法对用户当前情绪进行识别。在此基础上，系统将识别结果引入AI对话过程，使对话回复能够结合用户当前情绪状态进行调整，从而提升智能陪伴系统的情感适配能力。</w:t>
      </w:r>
    </w:p>
    <w:p w14:paraId="00568558">
      <w:pPr>
        <w:bidi w:val="0"/>
        <w:ind w:left="0" w:leftChars="0" w:firstLine="240" w:firstLineChars="100"/>
        <w:rPr>
          <w:rFonts w:hint="eastAsia"/>
        </w:rPr>
      </w:pPr>
      <w:r>
        <w:rPr>
          <w:rFonts w:hint="eastAsia"/>
        </w:rPr>
        <w:t>本文的主要研究内容如下：</w:t>
      </w:r>
    </w:p>
    <w:p w14:paraId="2CFF8079">
      <w:pPr>
        <w:bidi w:val="0"/>
        <w:ind w:left="0" w:leftChars="0" w:firstLine="480" w:firstLineChars="200"/>
        <w:rPr>
          <w:rFonts w:hint="eastAsia"/>
        </w:rPr>
      </w:pPr>
      <w:r>
        <w:rPr>
          <w:rFonts w:hint="eastAsia"/>
        </w:rPr>
        <w:t>第一，完成系统需求分析与总体架构设计。根据系统应用场景，分析多用户登录、实时情绪识别、AI陪伴聊天、历史记录、情绪分析、今日报告、情绪手记和个人中心等功能需求，并设计前端、后端、数据库和实时通信的整体架构。</w:t>
      </w:r>
    </w:p>
    <w:p w14:paraId="20250575">
      <w:pPr>
        <w:bidi w:val="0"/>
        <w:ind w:left="0" w:leftChars="0" w:firstLine="480" w:firstLineChars="200"/>
        <w:rPr>
          <w:rFonts w:hint="eastAsia"/>
        </w:rPr>
      </w:pPr>
      <w:r>
        <w:rPr>
          <w:rFonts w:hint="eastAsia"/>
        </w:rPr>
        <w:t>第二，设计并实现实时情绪识别模块。系统基于MediaPipe Face Landmarker提取用户面部表情特征参数，并依据开心、生气、难过、惊讶和平静等情绪对应的典型面部特征，构建规则评分方法，实现对用户当前情绪状态的识别。</w:t>
      </w:r>
    </w:p>
    <w:p w14:paraId="5582D3F7">
      <w:pPr>
        <w:bidi w:val="0"/>
        <w:ind w:left="0" w:leftChars="0" w:firstLine="480" w:firstLineChars="200"/>
        <w:rPr>
          <w:rFonts w:hint="eastAsia"/>
        </w:rPr>
      </w:pPr>
      <w:r>
        <w:rPr>
          <w:rFonts w:hint="eastAsia"/>
        </w:rPr>
        <w:t>第三，引入情绪稳定化处理机制。针对实时视频识别过程中可能出现的单帧误判和情绪输出抖动问题，系统采用多帧投票与置信度约束策略，对连续帧识别结果进行平滑处理，提高情绪识别结果的稳定性和后续数据分析的可靠性。</w:t>
      </w:r>
    </w:p>
    <w:p w14:paraId="6B26D2B3">
      <w:pPr>
        <w:bidi w:val="0"/>
        <w:ind w:left="0" w:leftChars="0" w:firstLine="480" w:firstLineChars="200"/>
        <w:rPr>
          <w:rFonts w:hint="eastAsia"/>
        </w:rPr>
      </w:pPr>
      <w:r>
        <w:rPr>
          <w:rFonts w:hint="eastAsia"/>
        </w:rPr>
        <w:t>第四，实现情绪驱动的AI陪伴聊天功能。系统在用户对话过程中记录当前情绪状态，并将情绪结果作为上下文信息传递给AI对话模块，使系统能够根据用户当前情绪生成更具情感适配性的回复内容。</w:t>
      </w:r>
    </w:p>
    <w:p w14:paraId="7F5103E1">
      <w:pPr>
        <w:bidi w:val="0"/>
        <w:ind w:left="0" w:leftChars="0" w:firstLine="480" w:firstLineChars="200"/>
        <w:rPr>
          <w:rFonts w:hint="eastAsia"/>
        </w:rPr>
      </w:pPr>
      <w:r>
        <w:rPr>
          <w:rFonts w:hint="eastAsia"/>
        </w:rPr>
        <w:t>第五，实现情绪数据记录与可视化分析功能。系统对用户会话、聊天内容和情绪日志进行持久化存储，并提供历史分析、情绪折线图、情绪分布图、今日情绪报告和会话详情等功能，帮助用户回顾情绪变化过程。</w:t>
      </w:r>
    </w:p>
    <w:p w14:paraId="5A1E66D5">
      <w:pPr>
        <w:bidi w:val="0"/>
        <w:ind w:left="0" w:leftChars="0" w:firstLine="480" w:firstLineChars="200"/>
        <w:rPr>
          <w:rFonts w:hint="eastAsia"/>
        </w:rPr>
      </w:pPr>
      <w:r>
        <w:rPr>
          <w:rFonts w:hint="eastAsia"/>
        </w:rPr>
        <w:t>第六，实现情绪手记与会话绑定功能。用户可以在会话结束后撰写情绪手记，并将手记与具体会话进行关联，从而把系统识别到的客观情绪结果与用户主动记录的主观感受结合起来，形成“实时感知、过程记录、结果分析、主观补充”的情绪管理闭环。</w:t>
      </w:r>
    </w:p>
    <w:p w14:paraId="3B249397">
      <w:pPr>
        <w:bidi w:val="0"/>
        <w:ind w:left="0" w:leftChars="0" w:firstLine="480" w:firstLineChars="200"/>
        <w:rPr>
          <w:rFonts w:hint="eastAsia"/>
        </w:rPr>
      </w:pPr>
      <w:r>
        <w:rPr>
          <w:rFonts w:hint="eastAsia"/>
        </w:rPr>
        <w:t>第七，完成系统功能测试与运行效果分析。通过对登录注册、情绪识别、AI对话、历史分析、今日报告、手记管理、会话详情和个人中心等模块进行测试，验证系统功能的完整性和运行的可行性，并分析系统当前存在的不足和后续优化方向。</w:t>
      </w:r>
    </w:p>
    <w:p w14:paraId="2DD402B8">
      <w:pPr>
        <w:pStyle w:val="4"/>
        <w:bidi w:val="0"/>
        <w:rPr>
          <w:rFonts w:hint="eastAsia"/>
          <w:lang w:val="en-US" w:eastAsia="zh-CN"/>
        </w:rPr>
      </w:pPr>
      <w:bookmarkStart w:id="19" w:name="_Toc3380"/>
      <w:r>
        <w:rPr>
          <w:rFonts w:hint="eastAsia"/>
          <w:lang w:val="en-US" w:eastAsia="zh-CN"/>
        </w:rPr>
        <w:t>1.4章节安排</w:t>
      </w:r>
      <w:bookmarkEnd w:id="19"/>
    </w:p>
    <w:p w14:paraId="6304436E">
      <w:pPr>
        <w:keepNext w:val="0"/>
        <w:keepLines w:val="0"/>
        <w:widowControl/>
        <w:suppressLineNumbers w:val="0"/>
        <w:jc w:val="left"/>
      </w:pPr>
    </w:p>
    <w:p w14:paraId="32C429F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741295" cy="3749040"/>
            <wp:effectExtent l="0" t="0" r="1905" b="0"/>
            <wp:docPr id="3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descr="IMG_256"/>
                    <pic:cNvPicPr>
                      <a:picLocks noChangeAspect="1"/>
                    </pic:cNvPicPr>
                  </pic:nvPicPr>
                  <pic:blipFill>
                    <a:blip r:embed="rId18"/>
                    <a:stretch>
                      <a:fillRect/>
                    </a:stretch>
                  </pic:blipFill>
                  <pic:spPr>
                    <a:xfrm>
                      <a:off x="0" y="0"/>
                      <a:ext cx="2741295" cy="3749040"/>
                    </a:xfrm>
                    <a:prstGeom prst="rect">
                      <a:avLst/>
                    </a:prstGeom>
                    <a:noFill/>
                    <a:ln w="9525">
                      <a:noFill/>
                    </a:ln>
                  </pic:spPr>
                </pic:pic>
              </a:graphicData>
            </a:graphic>
          </wp:inline>
        </w:drawing>
      </w:r>
    </w:p>
    <w:p w14:paraId="1DEBE82D">
      <w:pPr>
        <w:keepNext w:val="0"/>
        <w:keepLines w:val="0"/>
        <w:widowControl/>
        <w:suppressLineNumbers w:val="0"/>
        <w:jc w:val="center"/>
      </w:pPr>
    </w:p>
    <w:p w14:paraId="5FCF03E0">
      <w:pPr>
        <w:keepNext w:val="0"/>
        <w:keepLines w:val="0"/>
        <w:widowControl/>
        <w:suppressLineNumbers w:val="0"/>
        <w:jc w:val="center"/>
        <w:rPr>
          <w:rFonts w:ascii="宋体" w:hAnsi="宋体" w:eastAsia="宋体" w:cs="宋体"/>
          <w:kern w:val="0"/>
          <w:sz w:val="24"/>
          <w:szCs w:val="24"/>
          <w:lang w:val="en-US" w:eastAsia="zh-CN" w:bidi="ar"/>
        </w:rPr>
      </w:pPr>
    </w:p>
    <w:p w14:paraId="1C140209">
      <w:pPr>
        <w:pStyle w:val="7"/>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图1.1 章节安排图</w:t>
      </w:r>
    </w:p>
    <w:p w14:paraId="76AA06E3">
      <w:pPr>
        <w:rPr>
          <w:rFonts w:hint="eastAsia"/>
          <w:lang w:val="en-US" w:eastAsia="zh-CN"/>
        </w:rPr>
      </w:pPr>
    </w:p>
    <w:p w14:paraId="54D4198D">
      <w:pPr>
        <w:pStyle w:val="2"/>
        <w:bidi w:val="0"/>
        <w:jc w:val="both"/>
        <w:rPr>
          <w:rFonts w:hint="eastAsia"/>
          <w:lang w:val="en-US" w:eastAsia="zh-CN"/>
        </w:rPr>
      </w:pPr>
      <w:bookmarkStart w:id="20" w:name="_Toc28290"/>
      <w:r>
        <w:rPr>
          <w:rFonts w:hint="eastAsia"/>
          <w:lang w:val="en-US" w:eastAsia="zh-CN"/>
        </w:rPr>
        <w:t>2 相关技术介绍</w:t>
      </w:r>
      <w:bookmarkEnd w:id="20"/>
    </w:p>
    <w:p w14:paraId="23C2886B">
      <w:pPr>
        <w:bidi w:val="0"/>
        <w:rPr>
          <w:rFonts w:hint="eastAsia"/>
          <w:lang w:val="en-US" w:eastAsia="zh-CN"/>
        </w:rPr>
      </w:pPr>
      <w:r>
        <w:rPr>
          <w:rFonts w:hint="eastAsia"/>
          <w:lang w:val="en-US" w:eastAsia="zh-CN"/>
        </w:rPr>
        <w:t>本章主要介绍本系统开发过程中涉及的关键技术。本文设计并实现的基于MediaPipe的智能表情识别与情绪分析系统，综合使用了计算机视觉、人脸表情识别、前后端分离开发、数据库存储、实时通信以及AI对话接口等技术。系统前端采用Vue框架实现用户交互界面，后端采用FastAPI框架提供接口服务，数据库使用SQLite进行数据持久化存储，并结合MediaPipe实现人脸表情特征提取与实时情绪识别。</w:t>
      </w:r>
    </w:p>
    <w:p w14:paraId="5138D578">
      <w:pPr>
        <w:pStyle w:val="4"/>
        <w:bidi w:val="0"/>
        <w:rPr>
          <w:rFonts w:hint="eastAsia"/>
          <w:lang w:val="en-US" w:eastAsia="zh-CN"/>
        </w:rPr>
      </w:pPr>
      <w:bookmarkStart w:id="21" w:name="_Toc18940"/>
      <w:r>
        <w:rPr>
          <w:rFonts w:hint="eastAsia"/>
          <w:lang w:val="en-US" w:eastAsia="zh-CN"/>
        </w:rPr>
        <w:t>2.1 MediaPipe与人脸表情识别技术</w:t>
      </w:r>
      <w:bookmarkEnd w:id="21"/>
    </w:p>
    <w:p w14:paraId="12A62AE3">
      <w:pPr>
        <w:bidi w:val="0"/>
        <w:ind w:left="0" w:leftChars="0" w:firstLine="480" w:firstLineChars="200"/>
        <w:rPr>
          <w:rFonts w:hint="eastAsia"/>
          <w:lang w:val="en-US" w:eastAsia="zh-CN"/>
        </w:rPr>
      </w:pPr>
      <w:r>
        <w:rPr>
          <w:rFonts w:hint="eastAsia"/>
          <w:lang w:val="en-US" w:eastAsia="zh-CN"/>
        </w:rPr>
        <w:t>MediaPipe是Google推出的多媒体机器学习框架，常用于人脸检测、手势识别、人体姿态估计和人脸关键点检测等任务。该框架具有部署方便、运行效率较高和实时性较好的特点，适合在普通摄像头环境下完成连续视觉识别任务。</w:t>
      </w:r>
      <w:r>
        <w:t>[2]</w:t>
      </w:r>
    </w:p>
    <w:p w14:paraId="038B9C64">
      <w:pPr>
        <w:bidi w:val="0"/>
        <w:ind w:left="0" w:leftChars="0" w:firstLine="480" w:firstLineChars="200"/>
        <w:rPr>
          <w:rFonts w:hint="eastAsia"/>
          <w:lang w:val="en-US" w:eastAsia="zh-CN"/>
        </w:rPr>
      </w:pPr>
      <w:r>
        <w:rPr>
          <w:rFonts w:hint="eastAsia"/>
          <w:lang w:val="en-US" w:eastAsia="zh-CN"/>
        </w:rPr>
        <w:t>本文系统采用MediaPipe Face Landmarker进行人脸表情特征提取。系统通过摄像头采集用户面部图像，并调用MediaPipe模型获取人脸关键点和表情特征参数。在此基础上，系统根据不同情绪对应的典型面部表现设计规则评分方法，实现对开心、生气、难过、惊讶和平静等情绪状态的识别。例如，开心通常与嘴角上扬等特征有关，惊讶通常与眼睛睁大、嘴部张开等特征有关，生气则可能与眉部收紧、眼部紧张等特征有关。</w:t>
      </w:r>
      <w:r>
        <w:t>[2-6]</w:t>
      </w:r>
    </w:p>
    <w:p w14:paraId="4EEBA826">
      <w:pPr>
        <w:bidi w:val="0"/>
        <w:ind w:left="0" w:leftChars="0" w:firstLine="480" w:firstLineChars="200"/>
        <w:rPr>
          <w:rFonts w:hint="eastAsia"/>
          <w:lang w:val="en-US" w:eastAsia="zh-CN"/>
        </w:rPr>
      </w:pPr>
      <w:r>
        <w:rPr>
          <w:rFonts w:hint="eastAsia"/>
          <w:lang w:val="en-US" w:eastAsia="zh-CN"/>
        </w:rPr>
        <w:t>由于实时视频流中的单帧识别结果容易受到光照、角度和遮挡等因素影响，系统进一步加入情绪稳定化处理机制。该机制通过多帧投票和置信度约束对连续识别结果进行平滑处理，减少短时误判和频繁跳变，使最终输出的情绪结果更加稳定，也为后续历史分析和情绪趋势展示提供更可靠的数据基础。</w:t>
      </w:r>
    </w:p>
    <w:p w14:paraId="4F3C1DA0">
      <w:pPr>
        <w:pStyle w:val="4"/>
        <w:bidi w:val="0"/>
        <w:rPr>
          <w:rFonts w:hint="eastAsia"/>
          <w:lang w:val="en-US" w:eastAsia="zh-CN"/>
        </w:rPr>
      </w:pPr>
      <w:bookmarkStart w:id="22" w:name="_Toc78"/>
      <w:r>
        <w:rPr>
          <w:rFonts w:hint="eastAsia"/>
          <w:lang w:val="en-US" w:eastAsia="zh-CN"/>
        </w:rPr>
        <w:t>2.2 FastAPI后端框架与WebSocket通信技术</w:t>
      </w:r>
      <w:bookmarkEnd w:id="22"/>
    </w:p>
    <w:p w14:paraId="7ECCD248">
      <w:pPr>
        <w:bidi w:val="0"/>
        <w:ind w:left="0" w:leftChars="0" w:firstLine="480" w:firstLineChars="200"/>
        <w:rPr>
          <w:rFonts w:hint="eastAsia"/>
          <w:lang w:val="en-US" w:eastAsia="zh-CN"/>
        </w:rPr>
      </w:pPr>
      <w:r>
        <w:rPr>
          <w:rFonts w:hint="eastAsia"/>
          <w:lang w:val="en-US" w:eastAsia="zh-CN"/>
        </w:rPr>
        <w:t>FastAPI是一个基于Python的现代Web后端框架，具有开发效率高、性能较好、支持异步处理和接口结构清晰等特点。本文系统采用FastAPI作为后端服务框架，主要负责用户注册登录、会话管理、聊天记录存储、情绪日志存储、手记管理、今日报告生成和历史分析数据查询等功能。</w:t>
      </w:r>
    </w:p>
    <w:p w14:paraId="5F0C26A7">
      <w:pPr>
        <w:bidi w:val="0"/>
        <w:ind w:left="0" w:leftChars="0" w:firstLine="480" w:firstLineChars="200"/>
        <w:rPr>
          <w:rFonts w:hint="eastAsia"/>
          <w:lang w:val="en-US" w:eastAsia="zh-CN"/>
        </w:rPr>
      </w:pPr>
      <w:r>
        <w:rPr>
          <w:rFonts w:hint="eastAsia"/>
          <w:lang w:val="en-US" w:eastAsia="zh-CN"/>
        </w:rPr>
        <w:t>在实时情绪识别过程中，系统还使用WebSocket实现前后端之间的实时通信。WebSocket是一种支持客户端与服务器双向通信的协议，适合用于实时数据传输场景。当前端启动摄像头后，会定时截取视频帧并通过WebSocket发送给后端；后端接收到图像数据后调用MediaPipe进行处理，并将识别到的情绪类别和置信度实时返回给前端。通过该机制，系统能够完成从摄像头采集、后端识别到页面显示的实时情绪识别链路。</w:t>
      </w:r>
    </w:p>
    <w:p w14:paraId="6DFBC9D6">
      <w:pPr>
        <w:pStyle w:val="4"/>
        <w:bidi w:val="0"/>
        <w:rPr>
          <w:rFonts w:hint="eastAsia"/>
          <w:lang w:val="en-US" w:eastAsia="zh-CN"/>
        </w:rPr>
      </w:pPr>
      <w:bookmarkStart w:id="23" w:name="_Toc28228"/>
      <w:r>
        <w:rPr>
          <w:rFonts w:hint="eastAsia"/>
          <w:lang w:val="en-US" w:eastAsia="zh-CN"/>
        </w:rPr>
        <w:t>2.3 Vue前端框架</w:t>
      </w:r>
      <w:bookmarkEnd w:id="23"/>
    </w:p>
    <w:p w14:paraId="6DD28CF2">
      <w:pPr>
        <w:bidi w:val="0"/>
        <w:ind w:left="0" w:leftChars="0" w:firstLine="480" w:firstLineChars="200"/>
        <w:rPr>
          <w:rFonts w:hint="eastAsia"/>
          <w:lang w:val="en-US" w:eastAsia="zh-CN"/>
        </w:rPr>
      </w:pPr>
      <w:r>
        <w:rPr>
          <w:rFonts w:hint="eastAsia"/>
          <w:lang w:val="en-US" w:eastAsia="zh-CN"/>
        </w:rPr>
        <w:t>Vue是一种渐进式JavaScript前端框架，具有响应式数据绑定、组件化开发和易于维护等特点，适合构建单页面应用系统。本文系统前端采用Vue进行开发，并通过Vue Router实现页面路由管理。</w:t>
      </w:r>
    </w:p>
    <w:p w14:paraId="6572CB50">
      <w:pPr>
        <w:bidi w:val="0"/>
        <w:ind w:left="0" w:leftChars="0" w:firstLine="480" w:firstLineChars="200"/>
        <w:rPr>
          <w:rFonts w:hint="eastAsia"/>
          <w:lang w:val="en-US" w:eastAsia="zh-CN"/>
        </w:rPr>
      </w:pPr>
      <w:r>
        <w:rPr>
          <w:rFonts w:hint="eastAsia"/>
          <w:lang w:val="en-US" w:eastAsia="zh-CN"/>
        </w:rPr>
        <w:t>系统前端共包括登录页、注册页、对话页、历史分析页、情绪手记页、今日情绪报告页、会话详情页、手记详情页、个人中心页和情绪识别说明页等页面。通过Vue的响应式机制，页面能够根据后端返回数据实时更新。例如，在对话页面中，当前情绪状态会随着WebSocket返回结果动态变化；在历史分析页面中，用户选择不同会话后，情绪分布图、折线图和聊天记录会同步刷新；在情绪手记页面中，用户可以选择主观情绪并记录手记内容。Vue框架的使用提升了系统前端开发效率和交互体验。</w:t>
      </w:r>
    </w:p>
    <w:p w14:paraId="275C8506">
      <w:pPr>
        <w:pStyle w:val="4"/>
        <w:bidi w:val="0"/>
        <w:rPr>
          <w:rFonts w:hint="eastAsia"/>
          <w:lang w:val="en-US" w:eastAsia="zh-CN"/>
        </w:rPr>
      </w:pPr>
      <w:bookmarkStart w:id="24" w:name="_Toc28683"/>
      <w:r>
        <w:rPr>
          <w:rFonts w:hint="eastAsia"/>
          <w:lang w:val="en-US" w:eastAsia="zh-CN"/>
        </w:rPr>
        <w:t>2.4 SQLite数据库技术</w:t>
      </w:r>
      <w:bookmarkEnd w:id="24"/>
    </w:p>
    <w:p w14:paraId="05C95E57">
      <w:pPr>
        <w:bidi w:val="0"/>
        <w:ind w:left="0" w:leftChars="0" w:firstLine="480" w:firstLineChars="200"/>
        <w:rPr>
          <w:rFonts w:hint="eastAsia"/>
          <w:lang w:val="en-US" w:eastAsia="zh-CN"/>
        </w:rPr>
      </w:pPr>
      <w:r>
        <w:rPr>
          <w:rFonts w:hint="eastAsia"/>
          <w:lang w:val="en-US" w:eastAsia="zh-CN"/>
        </w:rPr>
        <w:t>SQLite是一种轻量级关系型数据库，具有无需单独部署、配置简单和易于集成等特点，适合中小型系统和毕业设计项目使用。本文系统使用SQLite完成数据持久化存储，主要保存用户信息、会话记录、聊天消息、情绪日志和手记内容等数据。</w:t>
      </w:r>
    </w:p>
    <w:p w14:paraId="46B4D325">
      <w:pPr>
        <w:bidi w:val="0"/>
        <w:ind w:left="0" w:leftChars="0" w:firstLine="480" w:firstLineChars="200"/>
        <w:rPr>
          <w:rFonts w:hint="eastAsia"/>
          <w:lang w:val="en-US" w:eastAsia="zh-CN"/>
        </w:rPr>
      </w:pPr>
      <w:r>
        <w:rPr>
          <w:rFonts w:hint="eastAsia"/>
          <w:lang w:val="en-US" w:eastAsia="zh-CN"/>
        </w:rPr>
        <w:t>在数据库设计中，用户表用于保存账号信息；会话表用于记录每次AI陪伴对话的开始时间和结束时间；聊天消息表用于保存用户与AI之间的对话内容；情绪日志表用于记录识别出的情绪类别、置信度和时间戳；手记表用于保存用户主动填写的情绪手记，并支持与具体会话进行绑定。通过数据库存储，系统能够实现多用户数据隔离、历史记录回顾、情绪趋势分析和手记联动等功能。</w:t>
      </w:r>
    </w:p>
    <w:p w14:paraId="2DBD9E26">
      <w:pPr>
        <w:pStyle w:val="4"/>
        <w:bidi w:val="0"/>
        <w:rPr>
          <w:rFonts w:hint="eastAsia"/>
          <w:lang w:val="en-US" w:eastAsia="zh-CN"/>
        </w:rPr>
      </w:pPr>
      <w:bookmarkStart w:id="25" w:name="_Toc19562"/>
      <w:r>
        <w:rPr>
          <w:rFonts w:hint="eastAsia"/>
          <w:lang w:val="en-US" w:eastAsia="zh-CN"/>
        </w:rPr>
        <w:t>2.5 AI对话接口技术</w:t>
      </w:r>
      <w:bookmarkEnd w:id="25"/>
    </w:p>
    <w:p w14:paraId="2E28ABEE">
      <w:pPr>
        <w:bidi w:val="0"/>
        <w:ind w:left="0" w:leftChars="0" w:firstLine="480" w:firstLineChars="200"/>
        <w:rPr>
          <w:rFonts w:hint="eastAsia"/>
          <w:lang w:val="en-US" w:eastAsia="zh-CN"/>
        </w:rPr>
      </w:pPr>
      <w:r>
        <w:rPr>
          <w:rFonts w:hint="eastAsia"/>
          <w:lang w:val="en-US" w:eastAsia="zh-CN"/>
        </w:rPr>
        <w:t>AI对话接口是本文系统实现智能陪伴功能的重要技术基础。与传统基于固定规则或关键词匹配的聊天程序相比，基于大语言模型的对话接口能够根据上下文生成更加自然和连贯的回复内容。</w:t>
      </w:r>
    </w:p>
    <w:p w14:paraId="0B2A21E5">
      <w:pPr>
        <w:bidi w:val="0"/>
        <w:ind w:left="0" w:leftChars="0" w:firstLine="480" w:firstLineChars="200"/>
        <w:rPr>
          <w:rFonts w:hint="eastAsia"/>
          <w:lang w:val="en-US" w:eastAsia="zh-CN"/>
        </w:rPr>
      </w:pPr>
      <w:r>
        <w:rPr>
          <w:rFonts w:hint="eastAsia"/>
          <w:lang w:val="en-US" w:eastAsia="zh-CN"/>
        </w:rPr>
        <w:t>本文系统在用户聊天过程中，将用户输入内容、当前识别到的情绪状态以及部分上下文信息传递给后端，由后端构造提示词并调用AI对话接口生成回复。这样系统不仅能够完成普通文本聊天，还能够结合用户当前情绪状态调整回复内容和语气。例如，当用户处于难过或生气状态时，系统回复会更加温和和安抚；当用户处于开心状态时，系统回复可以更加积极自然。通过将情绪识别结果与AI对话接口结合，系统实现了“实时情绪感知 + 情感陪伴对话”的交互模式。</w:t>
      </w:r>
    </w:p>
    <w:p w14:paraId="3B41534D">
      <w:pPr>
        <w:pStyle w:val="4"/>
        <w:bidi w:val="0"/>
        <w:rPr>
          <w:rFonts w:hint="eastAsia"/>
          <w:lang w:val="en-US" w:eastAsia="zh-CN"/>
        </w:rPr>
      </w:pPr>
      <w:bookmarkStart w:id="26" w:name="_Toc1059"/>
      <w:r>
        <w:rPr>
          <w:rFonts w:hint="eastAsia"/>
          <w:lang w:val="en-US" w:eastAsia="zh-CN"/>
        </w:rPr>
        <w:t>2.6 本章小结</w:t>
      </w:r>
      <w:bookmarkEnd w:id="26"/>
    </w:p>
    <w:p w14:paraId="30DEC7E9">
      <w:pPr>
        <w:bidi w:val="0"/>
        <w:ind w:left="0" w:leftChars="0" w:firstLine="480" w:firstLineChars="200"/>
        <w:rPr>
          <w:rFonts w:hint="eastAsia"/>
          <w:lang w:val="en-US" w:eastAsia="zh-CN"/>
        </w:rPr>
      </w:pPr>
      <w:r>
        <w:rPr>
          <w:rFonts w:hint="eastAsia"/>
          <w:lang w:val="en-US" w:eastAsia="zh-CN"/>
        </w:rPr>
        <w:t>本章介绍了系统实现过程中使用的主要技术，包括MediaPipe与人脸表情识别、FastAPI与WebSocket通信、Vue前端框架、SQLite数据库以及AI对话接口。上述技术共同支撑了系统的实时情绪识别、AI陪伴聊天、历史分析、情绪手记和多用户管理等功能，为后续系统设计与实现奠定了技术基础。</w:t>
      </w:r>
    </w:p>
    <w:p w14:paraId="7425AF0C">
      <w:pPr>
        <w:pStyle w:val="2"/>
        <w:bidi w:val="0"/>
        <w:jc w:val="both"/>
        <w:rPr>
          <w:rFonts w:hint="eastAsia"/>
          <w:lang w:val="en-US" w:eastAsia="zh-CN"/>
        </w:rPr>
      </w:pPr>
      <w:bookmarkStart w:id="27" w:name="_Toc24746"/>
      <w:r>
        <w:rPr>
          <w:rFonts w:hint="eastAsia"/>
          <w:lang w:val="en-US" w:eastAsia="zh-CN"/>
        </w:rPr>
        <w:t>3 系统需求分析</w:t>
      </w:r>
      <w:bookmarkEnd w:id="27"/>
    </w:p>
    <w:p w14:paraId="6F5400AC">
      <w:pPr>
        <w:pStyle w:val="4"/>
        <w:bidi w:val="0"/>
        <w:rPr>
          <w:rFonts w:hint="eastAsia"/>
        </w:rPr>
      </w:pPr>
      <w:bookmarkStart w:id="28" w:name="_Toc12264"/>
      <w:bookmarkStart w:id="29" w:name="_Toc16751"/>
      <w:r>
        <w:rPr>
          <w:rFonts w:hint="eastAsia"/>
        </w:rPr>
        <w:t>3.</w:t>
      </w:r>
      <w:r>
        <w:rPr>
          <w:rFonts w:hint="eastAsia"/>
          <w:lang w:val="en-US" w:eastAsia="zh-CN"/>
        </w:rPr>
        <w:t>1</w:t>
      </w:r>
      <w:r>
        <w:rPr>
          <w:rFonts w:hint="eastAsia"/>
        </w:rPr>
        <w:t xml:space="preserve"> 可行性分析</w:t>
      </w:r>
      <w:bookmarkEnd w:id="28"/>
    </w:p>
    <w:p w14:paraId="1D5EF4D3">
      <w:pPr>
        <w:pStyle w:val="5"/>
        <w:bidi w:val="0"/>
        <w:rPr>
          <w:rFonts w:hint="eastAsia"/>
        </w:rPr>
      </w:pPr>
      <w:bookmarkStart w:id="30" w:name="_Toc24201"/>
      <w:r>
        <w:rPr>
          <w:rFonts w:hint="eastAsia"/>
        </w:rPr>
        <w:t>3.</w:t>
      </w:r>
      <w:r>
        <w:rPr>
          <w:rFonts w:hint="eastAsia"/>
          <w:lang w:val="en-US" w:eastAsia="zh-CN"/>
        </w:rPr>
        <w:t>1</w:t>
      </w:r>
      <w:r>
        <w:rPr>
          <w:rFonts w:hint="eastAsia"/>
        </w:rPr>
        <w:t>.1 技术可行性</w:t>
      </w:r>
      <w:bookmarkEnd w:id="30"/>
    </w:p>
    <w:p w14:paraId="15CD3239">
      <w:pPr>
        <w:bidi w:val="0"/>
        <w:rPr>
          <w:rFonts w:hint="eastAsia"/>
        </w:rPr>
      </w:pPr>
      <w:r>
        <w:rPr>
          <w:rFonts w:hint="eastAsia"/>
        </w:rPr>
        <w:t>本系统采用Vue、FastAPI、SQLite、MediaPipe和WebSocket等技术实现。Vue适合构建交互式前端页面，FastAPI能够提供清晰高效的后端接口，SQLite可以满足毕业设计系统的数据存储需求，MediaPipe能够实现实时人脸表情特征提取，WebSocket适合完成实时图像帧传输和情绪结果返回。这些技术均较为成熟，资料丰富，开发难度可控，因此系统具有较好的技术可行性。</w:t>
      </w:r>
    </w:p>
    <w:p w14:paraId="21BDE6E8">
      <w:pPr>
        <w:pStyle w:val="5"/>
        <w:bidi w:val="0"/>
        <w:rPr>
          <w:rFonts w:hint="eastAsia"/>
        </w:rPr>
      </w:pPr>
      <w:bookmarkStart w:id="31" w:name="_Toc25801"/>
      <w:r>
        <w:rPr>
          <w:rFonts w:hint="eastAsia"/>
        </w:rPr>
        <w:t>3.</w:t>
      </w:r>
      <w:r>
        <w:rPr>
          <w:rFonts w:hint="eastAsia"/>
          <w:lang w:val="en-US" w:eastAsia="zh-CN"/>
        </w:rPr>
        <w:t>1</w:t>
      </w:r>
      <w:r>
        <w:rPr>
          <w:rFonts w:hint="eastAsia"/>
        </w:rPr>
        <w:t>.2 经济可行性</w:t>
      </w:r>
      <w:bookmarkEnd w:id="31"/>
    </w:p>
    <w:p w14:paraId="40823E20">
      <w:pPr>
        <w:bidi w:val="0"/>
        <w:rPr>
          <w:rFonts w:hint="eastAsia"/>
        </w:rPr>
      </w:pPr>
      <w:r>
        <w:rPr>
          <w:rFonts w:hint="eastAsia"/>
        </w:rPr>
        <w:t>系统开发过程中主要使用开源框架和轻量级数据库，不需要购买昂贵的软件或专用硬件设备。系统运行所需设备主要为</w:t>
      </w:r>
      <w:r>
        <w:rPr>
          <w:rFonts w:hint="eastAsia"/>
          <w:lang w:val="en-US" w:eastAsia="zh-CN"/>
        </w:rPr>
        <w:t>笔记本</w:t>
      </w:r>
      <w:r>
        <w:rPr>
          <w:rFonts w:hint="eastAsia"/>
        </w:rPr>
        <w:t>和摄像头，开发与部署成本较低。AI对话接口可以根据实际需求控制调用次数和使用成本，因此系统具有较好的经济可行性。</w:t>
      </w:r>
    </w:p>
    <w:p w14:paraId="33DBFA84">
      <w:pPr>
        <w:pStyle w:val="5"/>
        <w:bidi w:val="0"/>
        <w:rPr>
          <w:rFonts w:hint="eastAsia"/>
        </w:rPr>
      </w:pPr>
      <w:bookmarkStart w:id="32" w:name="_Toc21841"/>
      <w:r>
        <w:rPr>
          <w:rFonts w:hint="eastAsia"/>
        </w:rPr>
        <w:t>3.</w:t>
      </w:r>
      <w:r>
        <w:rPr>
          <w:rFonts w:hint="eastAsia"/>
          <w:lang w:val="en-US" w:eastAsia="zh-CN"/>
        </w:rPr>
        <w:t>1</w:t>
      </w:r>
      <w:r>
        <w:rPr>
          <w:rFonts w:hint="eastAsia"/>
        </w:rPr>
        <w:t>.3 操作可行性</w:t>
      </w:r>
      <w:bookmarkEnd w:id="32"/>
    </w:p>
    <w:p w14:paraId="67274C77">
      <w:pPr>
        <w:bidi w:val="0"/>
        <w:rPr>
          <w:rFonts w:hint="eastAsia"/>
        </w:rPr>
      </w:pPr>
      <w:r>
        <w:rPr>
          <w:rFonts w:hint="eastAsia"/>
        </w:rPr>
        <w:t>系统面向普通用户设计，整体操作流程较为简单。用户完成登录后，可以通过导航进入不同功能页面，在对话页面启动摄像头并与AI进行交流，也可以在历史分析、今日报告和情绪手记页面查看相关记录。系统界面较为直观，用户不需要具备专业技术背景即可使用，因此具有较好的操作可行性。</w:t>
      </w:r>
    </w:p>
    <w:p w14:paraId="5610404C">
      <w:pPr>
        <w:pStyle w:val="5"/>
        <w:bidi w:val="0"/>
        <w:rPr>
          <w:rFonts w:hint="eastAsia"/>
        </w:rPr>
      </w:pPr>
      <w:bookmarkStart w:id="33" w:name="_Toc3280"/>
      <w:r>
        <w:rPr>
          <w:rFonts w:hint="eastAsia"/>
        </w:rPr>
        <w:t>3.</w:t>
      </w:r>
      <w:r>
        <w:rPr>
          <w:rFonts w:hint="eastAsia"/>
          <w:lang w:val="en-US" w:eastAsia="zh-CN"/>
        </w:rPr>
        <w:t>1</w:t>
      </w:r>
      <w:r>
        <w:rPr>
          <w:rFonts w:hint="eastAsia"/>
        </w:rPr>
        <w:t>.4 应用可行性</w:t>
      </w:r>
      <w:bookmarkEnd w:id="33"/>
    </w:p>
    <w:p w14:paraId="276B5FF6">
      <w:pPr>
        <w:bidi w:val="0"/>
        <w:rPr>
          <w:rFonts w:hint="eastAsia"/>
        </w:rPr>
      </w:pPr>
      <w:r>
        <w:rPr>
          <w:rFonts w:hint="eastAsia"/>
        </w:rPr>
        <w:t>本系统围绕情绪识别和情感陪伴场景展开，能够完成实时情绪感知、AI对话、历史记录、情绪分析和手记管理等功能。该系统可用于个人情绪回顾、人机交互体验展示和智能陪伴系统原型验证等场景，具有一定应用价值。因此，从应用角度看，本系统具有较好的可行性。</w:t>
      </w:r>
    </w:p>
    <w:p w14:paraId="71A096E2">
      <w:pPr>
        <w:pStyle w:val="4"/>
        <w:bidi w:val="0"/>
        <w:rPr>
          <w:rFonts w:hint="eastAsia"/>
        </w:rPr>
      </w:pPr>
      <w:r>
        <w:rPr>
          <w:rFonts w:hint="eastAsia"/>
        </w:rPr>
        <w:t>3.</w:t>
      </w:r>
      <w:r>
        <w:rPr>
          <w:rFonts w:hint="eastAsia"/>
          <w:lang w:val="en-US" w:eastAsia="zh-CN"/>
        </w:rPr>
        <w:t>2</w:t>
      </w:r>
      <w:r>
        <w:rPr>
          <w:rFonts w:hint="eastAsia"/>
        </w:rPr>
        <w:t xml:space="preserve"> 需求概述</w:t>
      </w:r>
      <w:bookmarkEnd w:id="29"/>
    </w:p>
    <w:p w14:paraId="6EDF70A1">
      <w:pPr>
        <w:bidi w:val="0"/>
        <w:rPr>
          <w:rFonts w:hint="eastAsia"/>
        </w:rPr>
      </w:pPr>
      <w:r>
        <w:rPr>
          <w:rFonts w:hint="eastAsia"/>
        </w:rPr>
        <w:t>随着人工智能和人机交互技术的发展，传统聊天系统虽然能够实现基础文本交流，但在情绪感知和个性化陪伴方面仍存在不足。用户在与系统交流时，其情绪状态会影响交互体验，如果系统能够识别用户当前情绪，并结合情绪状态进行回复和记录，则可以提升人机交互的自然性和情感适配能力。</w:t>
      </w:r>
    </w:p>
    <w:p w14:paraId="18D508D8">
      <w:pPr>
        <w:bidi w:val="0"/>
        <w:ind w:left="0" w:leftChars="0" w:firstLine="480" w:firstLineChars="200"/>
        <w:rPr>
          <w:rFonts w:hint="eastAsia"/>
        </w:rPr>
      </w:pPr>
      <w:r>
        <w:rPr>
          <w:rFonts w:hint="eastAsia"/>
        </w:rPr>
        <w:t>系统通过摄像头采集用户面部图像，利用MediaPipe提取人脸表情特征，并结合规则评分和情绪稳定化机制识别用户当前情绪。在此基础上，系统将实时情绪结果与AI对话功能结合，使AI回复能够参考用户当前状态。同时，系统还提供历史分析、今日报告、情绪手记、会话详情、手记详情、个人中心和情绪识别说明等功能，帮助用户长期记录和回顾情绪变化。</w:t>
      </w:r>
    </w:p>
    <w:p w14:paraId="212129B1">
      <w:pPr>
        <w:bidi w:val="0"/>
        <w:ind w:left="0" w:leftChars="0" w:firstLine="480" w:firstLineChars="200"/>
        <w:rPr>
          <w:rFonts w:hint="eastAsia"/>
        </w:rPr>
      </w:pPr>
      <w:r>
        <w:rPr>
          <w:rFonts w:hint="eastAsia"/>
        </w:rPr>
        <w:t>从整体需求来看，系统不仅要实现实时情绪识别和AI聊天，还需要完成多用户数据管理、会话记录存储、情绪趋势分析和主观手记记录等功能，形成“实时感知、过程记录、结果分析、主观补充”的情绪管理闭环。</w:t>
      </w:r>
    </w:p>
    <w:p w14:paraId="53E867F6">
      <w:pPr>
        <w:pStyle w:val="4"/>
        <w:bidi w:val="0"/>
        <w:rPr>
          <w:rFonts w:hint="eastAsia"/>
        </w:rPr>
      </w:pPr>
      <w:bookmarkStart w:id="34" w:name="_Toc30656"/>
      <w:r>
        <w:rPr>
          <w:rFonts w:hint="eastAsia"/>
        </w:rPr>
        <w:t>3.</w:t>
      </w:r>
      <w:r>
        <w:rPr>
          <w:rFonts w:hint="eastAsia"/>
          <w:lang w:val="en-US" w:eastAsia="zh-CN"/>
        </w:rPr>
        <w:t>3</w:t>
      </w:r>
      <w:r>
        <w:rPr>
          <w:rFonts w:hint="eastAsia"/>
        </w:rPr>
        <w:t xml:space="preserve"> 功能需求分析</w:t>
      </w:r>
      <w:bookmarkEnd w:id="34"/>
    </w:p>
    <w:p w14:paraId="7FDFA7F1">
      <w:pPr>
        <w:bidi w:val="0"/>
        <w:rPr>
          <w:rFonts w:hint="eastAsia"/>
        </w:rPr>
      </w:pPr>
      <w:r>
        <w:rPr>
          <w:rFonts w:hint="eastAsia"/>
        </w:rPr>
        <w:t>根据系统目标和实际使用流程，本文将系统功能需求划分为用户管理、实时情绪识别、AI陪伴聊天、历史分析、今日情绪报告、情绪手记、详情展示、个人中心和情绪识别说明等模块。</w:t>
      </w:r>
    </w:p>
    <w:p w14:paraId="44D04EDD">
      <w:pPr>
        <w:bidi w:val="0"/>
        <w:ind w:left="0" w:leftChars="0" w:firstLine="480" w:firstLineChars="200"/>
        <w:rPr>
          <w:rFonts w:hint="eastAsia"/>
        </w:rPr>
      </w:pPr>
      <w:r>
        <w:rPr>
          <w:rFonts w:hint="eastAsia"/>
        </w:rPr>
        <w:t>用户管理功能</w:t>
      </w:r>
      <w:r>
        <w:rPr>
          <w:rFonts w:hint="eastAsia"/>
          <w:lang w:eastAsia="zh-CN"/>
        </w:rPr>
        <w:t>：</w:t>
      </w:r>
      <w:r>
        <w:rPr>
          <w:rFonts w:hint="eastAsia"/>
        </w:rPr>
        <w:t>系统应支持用户注册、登录和退出登录功能。用户注册时需要输入用户名和密码，系统对账号信息进行保存。用户登录成功后，系统应记录当前用户身份，并将后续产生的会话记录、聊天消息、情绪日志和手记内容与该用户进行绑定。不同用户之间的数据应相互隔离，用户只能查看和管理自己的数据。</w:t>
      </w:r>
    </w:p>
    <w:p w14:paraId="14B221CC">
      <w:pPr>
        <w:bidi w:val="0"/>
        <w:ind w:left="0" w:leftChars="0" w:firstLine="480" w:firstLineChars="200"/>
        <w:rPr>
          <w:rFonts w:hint="eastAsia"/>
        </w:rPr>
      </w:pPr>
      <w:r>
        <w:rPr>
          <w:rFonts w:hint="eastAsia"/>
        </w:rPr>
        <w:t>实时情绪识别功能</w:t>
      </w:r>
      <w:r>
        <w:rPr>
          <w:rFonts w:hint="eastAsia"/>
          <w:lang w:eastAsia="zh-CN"/>
        </w:rPr>
        <w:t>：</w:t>
      </w:r>
      <w:r>
        <w:rPr>
          <w:rFonts w:hint="eastAsia"/>
        </w:rPr>
        <w:t>系统应支持通过摄像头实时采集用户面部图像，并对用户当前情绪进行识别。系统需要识别开心、生气、难过、惊讶和平静等情绪状态，并在前端页面展示当前识别结果和置信度。由于实时视频流中可能出现光照变化、面部角度变化和短时遮挡等情况，系统还应加入情绪稳定化机制，通过多帧投票和置信度约束减少误判和频繁跳变。</w:t>
      </w:r>
    </w:p>
    <w:p w14:paraId="36F11D58">
      <w:pPr>
        <w:bidi w:val="0"/>
        <w:ind w:left="0" w:leftChars="0" w:firstLine="480" w:firstLineChars="200"/>
        <w:rPr>
          <w:rFonts w:hint="eastAsia"/>
        </w:rPr>
      </w:pPr>
      <w:r>
        <w:rPr>
          <w:rFonts w:hint="eastAsia"/>
        </w:rPr>
        <w:t>AI</w:t>
      </w:r>
      <w:r>
        <w:rPr>
          <w:rFonts w:hint="eastAsia"/>
          <w:lang w:val="en-US" w:eastAsia="zh-CN"/>
        </w:rPr>
        <w:t>共情</w:t>
      </w:r>
      <w:r>
        <w:rPr>
          <w:rFonts w:hint="eastAsia"/>
        </w:rPr>
        <w:t>聊天功能</w:t>
      </w:r>
      <w:r>
        <w:rPr>
          <w:rFonts w:hint="eastAsia"/>
          <w:lang w:eastAsia="zh-CN"/>
        </w:rPr>
        <w:t>：</w:t>
      </w:r>
      <w:r>
        <w:rPr>
          <w:rFonts w:hint="eastAsia"/>
        </w:rPr>
        <w:t>系统应提供AI陪伴聊天功能。用户可以在对话页面输入文本内容，系统将用户输入、当前情绪状态和部分上下文信息发送至后端，由后端调用AI对话接口生成回复。AI回复应结合用户当前情绪，使系统能够提供更具情感适配性的陪伴反馈。同时，系统需要保存用户与AI之间的聊天内容，为后续历史回顾和会话详情展示提供数据基础。</w:t>
      </w:r>
    </w:p>
    <w:p w14:paraId="6DC7BA64">
      <w:pPr>
        <w:bidi w:val="0"/>
        <w:ind w:left="0" w:leftChars="0" w:firstLine="480" w:firstLineChars="200"/>
        <w:rPr>
          <w:rFonts w:hint="eastAsia"/>
        </w:rPr>
      </w:pPr>
      <w:r>
        <w:rPr>
          <w:rFonts w:hint="eastAsia"/>
        </w:rPr>
        <w:t>历史分析功能</w:t>
      </w:r>
      <w:r>
        <w:rPr>
          <w:rFonts w:hint="eastAsia"/>
          <w:lang w:eastAsia="zh-CN"/>
        </w:rPr>
        <w:t>：</w:t>
      </w:r>
      <w:r>
        <w:rPr>
          <w:rFonts w:hint="eastAsia"/>
        </w:rPr>
        <w:t>系统应对用户每次会话进行记录，包括会话开始时间、结束时间、消息数量和主导情绪等信息。用户可以在历史分析页面查看历史会话列表，并选择某一次会话查看该次会话的情绪分布、情绪变化趋势、聊天记录和关联手记。系统应通过饼图和折线图等方式展示情绪数据，使用户能够直观了解自己的情绪变化过程。</w:t>
      </w:r>
    </w:p>
    <w:p w14:paraId="0F900968">
      <w:pPr>
        <w:bidi w:val="0"/>
        <w:ind w:left="0" w:leftChars="0" w:firstLine="480" w:firstLineChars="200"/>
        <w:rPr>
          <w:rFonts w:hint="eastAsia"/>
        </w:rPr>
      </w:pPr>
      <w:r>
        <w:rPr>
          <w:rFonts w:hint="eastAsia"/>
        </w:rPr>
        <w:t>今日情绪报告功能</w:t>
      </w:r>
      <w:r>
        <w:rPr>
          <w:rFonts w:hint="eastAsia"/>
          <w:lang w:eastAsia="zh-CN"/>
        </w:rPr>
        <w:t>：</w:t>
      </w:r>
      <w:r>
        <w:rPr>
          <w:rFonts w:hint="eastAsia"/>
        </w:rPr>
        <w:t>系统应提供今日情绪报告页面，对当天用户产生的会话数量、消息数量、手记数量和主导情绪进行统计。该功能可以帮助用户快速回顾当天的情绪状态和互动情况，增强系统的数据分析能力。</w:t>
      </w:r>
    </w:p>
    <w:p w14:paraId="1B28B2DD">
      <w:pPr>
        <w:bidi w:val="0"/>
        <w:ind w:left="0" w:leftChars="0" w:firstLine="480" w:firstLineChars="200"/>
        <w:rPr>
          <w:rFonts w:hint="eastAsia"/>
        </w:rPr>
      </w:pPr>
      <w:r>
        <w:rPr>
          <w:rFonts w:hint="eastAsia"/>
        </w:rPr>
        <w:t>情绪手记功能</w:t>
      </w:r>
      <w:r>
        <w:rPr>
          <w:rFonts w:hint="eastAsia"/>
          <w:lang w:eastAsia="zh-CN"/>
        </w:rPr>
        <w:t>：</w:t>
      </w:r>
      <w:r>
        <w:rPr>
          <w:rFonts w:hint="eastAsia"/>
        </w:rPr>
        <w:t>系统应提供情绪手记功能，用户可以选择自己的主观情绪，并输入标题和正文内容进行保存。手记可以与具体会话进行绑定，使系统识别到的客观情绪结果与用户主动记录的主观感受形成关联。用户可以在手记列表中查看已保存的手记，也可以进入手记详情页查看单篇手记的完整内容。</w:t>
      </w:r>
    </w:p>
    <w:p w14:paraId="16653E29">
      <w:pPr>
        <w:bidi w:val="0"/>
        <w:ind w:left="0" w:leftChars="0" w:firstLine="480" w:firstLineChars="200"/>
        <w:rPr>
          <w:rFonts w:hint="eastAsia"/>
        </w:rPr>
      </w:pPr>
      <w:r>
        <w:rPr>
          <w:rFonts w:hint="eastAsia"/>
        </w:rPr>
        <w:t>详情展示功能</w:t>
      </w:r>
      <w:r>
        <w:rPr>
          <w:rFonts w:hint="eastAsia"/>
          <w:lang w:eastAsia="zh-CN"/>
        </w:rPr>
        <w:t>：</w:t>
      </w:r>
      <w:r>
        <w:rPr>
          <w:rFonts w:hint="eastAsia"/>
        </w:rPr>
        <w:t>系统应提供会话详情页和手记详情页。会话详情页用于展示单次会话的基本信息、情绪分布、情绪趋势、聊天记录和关联手记；手记详情页用于展示单篇手记的标题、正文、主观情绪、创建时间、更新时间和关联会话信息。详情页面能够提高历史数据展示的完整性和可读性。</w:t>
      </w:r>
    </w:p>
    <w:p w14:paraId="5FAF0556">
      <w:pPr>
        <w:bidi w:val="0"/>
        <w:ind w:left="0" w:leftChars="0" w:firstLine="480" w:firstLineChars="200"/>
        <w:rPr>
          <w:rFonts w:hint="eastAsia"/>
        </w:rPr>
      </w:pPr>
      <w:r>
        <w:rPr>
          <w:rFonts w:hint="eastAsia"/>
        </w:rPr>
        <w:t>个人中心功能</w:t>
      </w:r>
      <w:r>
        <w:rPr>
          <w:rFonts w:hint="eastAsia"/>
          <w:lang w:eastAsia="zh-CN"/>
        </w:rPr>
        <w:t>：</w:t>
      </w:r>
      <w:r>
        <w:rPr>
          <w:rFonts w:hint="eastAsia"/>
        </w:rPr>
        <w:t>系统应提供个人中心页面，用于展示当前登录用户名、累计会话数、累计手记数、累计消息数和主导情绪等信息。个人中心还应提供进入今日报告、历史分析和情绪手记等模块的快捷入口，方便用户集中查看个人数据。</w:t>
      </w:r>
    </w:p>
    <w:p w14:paraId="588C9E86">
      <w:pPr>
        <w:bidi w:val="0"/>
        <w:ind w:left="0" w:leftChars="0" w:firstLine="480" w:firstLineChars="200"/>
        <w:rPr>
          <w:rFonts w:hint="eastAsia"/>
        </w:rPr>
      </w:pPr>
      <w:r>
        <w:rPr>
          <w:rFonts w:hint="eastAsia"/>
        </w:rPr>
        <w:t>情绪识别说明功能</w:t>
      </w:r>
      <w:r>
        <w:rPr>
          <w:rFonts w:hint="eastAsia"/>
          <w:lang w:eastAsia="zh-CN"/>
        </w:rPr>
        <w:t>：</w:t>
      </w:r>
      <w:r>
        <w:rPr>
          <w:rFonts w:hint="eastAsia"/>
        </w:rPr>
        <w:t>系统应提供情绪识别说明页面，向用户说明系统情绪识别的基本原理、支持的情绪类别、稳定化处理方式和使用注意事项。该功能有助于用户理解系统的识别逻辑，也便于在毕业设计展示中说明系统的技术实现思路。</w:t>
      </w:r>
    </w:p>
    <w:p w14:paraId="1B54EBE9">
      <w:pPr>
        <w:bidi w:val="0"/>
        <w:rPr>
          <w:rFonts w:hint="eastAsia"/>
        </w:rPr>
      </w:pPr>
    </w:p>
    <w:p w14:paraId="26E13763">
      <w:pPr>
        <w:pStyle w:val="4"/>
        <w:bidi w:val="0"/>
        <w:rPr>
          <w:rFonts w:hint="eastAsia"/>
        </w:rPr>
      </w:pPr>
      <w:bookmarkStart w:id="35" w:name="_Toc22496"/>
      <w:r>
        <w:rPr>
          <w:rFonts w:hint="eastAsia"/>
        </w:rPr>
        <w:t>3.</w:t>
      </w:r>
      <w:r>
        <w:rPr>
          <w:rFonts w:hint="eastAsia"/>
          <w:lang w:val="en-US" w:eastAsia="zh-CN"/>
        </w:rPr>
        <w:t>4</w:t>
      </w:r>
      <w:r>
        <w:rPr>
          <w:rFonts w:hint="eastAsia"/>
        </w:rPr>
        <w:t xml:space="preserve"> 非功能需求分析</w:t>
      </w:r>
      <w:bookmarkEnd w:id="35"/>
    </w:p>
    <w:p w14:paraId="58778B30">
      <w:pPr>
        <w:pStyle w:val="5"/>
        <w:bidi w:val="0"/>
        <w:rPr>
          <w:rFonts w:hint="eastAsia"/>
        </w:rPr>
      </w:pPr>
      <w:bookmarkStart w:id="36" w:name="_Toc18292"/>
      <w:r>
        <w:rPr>
          <w:rFonts w:hint="eastAsia"/>
        </w:rPr>
        <w:t>3.</w:t>
      </w:r>
      <w:r>
        <w:rPr>
          <w:rFonts w:hint="eastAsia"/>
          <w:lang w:val="en-US" w:eastAsia="zh-CN"/>
        </w:rPr>
        <w:t>4</w:t>
      </w:r>
      <w:r>
        <w:rPr>
          <w:rFonts w:hint="eastAsia"/>
        </w:rPr>
        <w:t>.1 实时性需求</w:t>
      </w:r>
      <w:bookmarkEnd w:id="36"/>
    </w:p>
    <w:p w14:paraId="2F197A5F">
      <w:pPr>
        <w:bidi w:val="0"/>
        <w:rPr>
          <w:rFonts w:hint="eastAsia"/>
        </w:rPr>
      </w:pPr>
      <w:r>
        <w:rPr>
          <w:rFonts w:hint="eastAsia"/>
        </w:rPr>
        <w:t>系统的实时情绪识别功能需要具备较好的响应速度。用户启动摄像头后，系统应能够及时返回当前情绪状态，并在页面中动态展示识别结果。前后端通过WebSocket传输图像帧和识别结果，应尽量减少通信延迟，以保证用户交互体验。</w:t>
      </w:r>
    </w:p>
    <w:p w14:paraId="1C4A4A9A">
      <w:pPr>
        <w:pStyle w:val="5"/>
        <w:bidi w:val="0"/>
        <w:rPr>
          <w:rFonts w:hint="eastAsia"/>
        </w:rPr>
      </w:pPr>
      <w:bookmarkStart w:id="37" w:name="_Toc15695"/>
      <w:r>
        <w:rPr>
          <w:rFonts w:hint="eastAsia"/>
        </w:rPr>
        <w:t>3.</w:t>
      </w:r>
      <w:r>
        <w:rPr>
          <w:rFonts w:hint="eastAsia"/>
          <w:lang w:val="en-US" w:eastAsia="zh-CN"/>
        </w:rPr>
        <w:t>4</w:t>
      </w:r>
      <w:r>
        <w:rPr>
          <w:rFonts w:hint="eastAsia"/>
        </w:rPr>
        <w:t>.2 稳定性需求</w:t>
      </w:r>
      <w:bookmarkEnd w:id="37"/>
    </w:p>
    <w:p w14:paraId="542637D7">
      <w:pPr>
        <w:bidi w:val="0"/>
        <w:rPr>
          <w:rFonts w:hint="eastAsia"/>
        </w:rPr>
      </w:pPr>
      <w:r>
        <w:rPr>
          <w:rFonts w:hint="eastAsia"/>
        </w:rPr>
        <w:t>系统应能够在正常使用过程中保持稳定运行。对于未检测到人脸、摄像头未开启、网络异常或AI接口调用失败等情况，系统应能够给出合理提示或保持可用状态，避免页面崩溃。同时，情绪识别结果应通过稳定化机制减少频繁跳变，提高后续统计结果的可靠性。</w:t>
      </w:r>
    </w:p>
    <w:p w14:paraId="3A1D0D01">
      <w:pPr>
        <w:pStyle w:val="5"/>
        <w:bidi w:val="0"/>
        <w:rPr>
          <w:rFonts w:hint="eastAsia"/>
        </w:rPr>
      </w:pPr>
      <w:bookmarkStart w:id="38" w:name="_Toc28835"/>
      <w:r>
        <w:rPr>
          <w:rFonts w:hint="eastAsia"/>
        </w:rPr>
        <w:t>3.</w:t>
      </w:r>
      <w:r>
        <w:rPr>
          <w:rFonts w:hint="eastAsia"/>
          <w:lang w:val="en-US" w:eastAsia="zh-CN"/>
        </w:rPr>
        <w:t>4</w:t>
      </w:r>
      <w:r>
        <w:rPr>
          <w:rFonts w:hint="eastAsia"/>
        </w:rPr>
        <w:t>.3 安全性需求</w:t>
      </w:r>
      <w:bookmarkEnd w:id="38"/>
    </w:p>
    <w:p w14:paraId="3076E86E">
      <w:pPr>
        <w:bidi w:val="0"/>
        <w:rPr>
          <w:rFonts w:hint="eastAsia"/>
        </w:rPr>
      </w:pPr>
      <w:r>
        <w:rPr>
          <w:rFonts w:hint="eastAsia"/>
        </w:rPr>
        <w:t>系统涉及用户账号信息、聊天记录、情绪日志和手记内容等数据，因此需要具备基本安全性。用户登录后才能访问主要功能页面，不同用户之间的数据应进行隔离，防止用户查看或操作他人的历史会话和手记内容。</w:t>
      </w:r>
    </w:p>
    <w:p w14:paraId="603716A0">
      <w:pPr>
        <w:pStyle w:val="4"/>
        <w:bidi w:val="0"/>
        <w:rPr>
          <w:rFonts w:hint="eastAsia"/>
        </w:rPr>
      </w:pPr>
      <w:bookmarkStart w:id="39" w:name="_Toc21052"/>
      <w:r>
        <w:rPr>
          <w:rFonts w:hint="eastAsia"/>
        </w:rPr>
        <w:t>3.5 本章小结</w:t>
      </w:r>
      <w:bookmarkEnd w:id="39"/>
    </w:p>
    <w:p w14:paraId="5AF6D535">
      <w:pPr>
        <w:bidi w:val="0"/>
        <w:rPr>
          <w:rFonts w:hint="eastAsia"/>
        </w:rPr>
      </w:pPr>
      <w:r>
        <w:rPr>
          <w:rFonts w:hint="eastAsia"/>
        </w:rPr>
        <w:t>本章从需求概述、功能需求、非功能需求和可行性分析四个方面对系统进行了说明。通过分析可知，本文系统需要实现多用户管理、实时情绪识别、AI陪伴聊天、历史分析、今日报告、情绪手记、详情展示、个人中心和情绪识别说明等功能。同时，系统还应满足实时性、稳定性、安全性、易用性和可维护性等非功能要求。最后，从技术、经济、操作和应用四个方面分析了系统的可行性，为后续系统设计与实现提供了依据。</w:t>
      </w:r>
    </w:p>
    <w:p w14:paraId="6A863327">
      <w:pPr>
        <w:pStyle w:val="2"/>
        <w:bidi w:val="0"/>
        <w:jc w:val="both"/>
        <w:rPr>
          <w:rFonts w:hint="eastAsia"/>
          <w:lang w:val="en-US" w:eastAsia="zh-CN"/>
        </w:rPr>
      </w:pPr>
      <w:bookmarkStart w:id="40" w:name="_Toc26801"/>
      <w:r>
        <w:rPr>
          <w:rFonts w:hint="eastAsia"/>
          <w:lang w:val="en-US" w:eastAsia="zh-CN"/>
        </w:rPr>
        <w:t>4 智能表情识别与情绪分析系统的设计</w:t>
      </w:r>
      <w:bookmarkEnd w:id="40"/>
    </w:p>
    <w:p w14:paraId="706041BB">
      <w:pPr>
        <w:pStyle w:val="4"/>
        <w:bidi w:val="0"/>
        <w:rPr>
          <w:rFonts w:hint="eastAsia"/>
          <w:lang w:val="en-US" w:eastAsia="zh-CN"/>
        </w:rPr>
      </w:pPr>
      <w:bookmarkStart w:id="41" w:name="_Toc12759"/>
      <w:r>
        <w:rPr>
          <w:rFonts w:hint="eastAsia"/>
          <w:lang w:val="en-US" w:eastAsia="zh-CN"/>
        </w:rPr>
        <w:t>4.1系统架构设计</w:t>
      </w:r>
      <w:bookmarkEnd w:id="41"/>
    </w:p>
    <w:p w14:paraId="7C4E34B7">
      <w:pPr>
        <w:bidi w:val="0"/>
        <w:rPr>
          <w:rFonts w:hint="eastAsia"/>
        </w:rPr>
      </w:pPr>
      <w:r>
        <w:rPr>
          <w:rFonts w:hint="eastAsia"/>
        </w:rPr>
        <w:t>本系统采用前后端分离架构，前端使用Vue实现用户交互界面，后端使用FastAPI实现业务处理与接口服务，数据库采用SQLite进行数据存储。系统通过WebSocket完成前端与后端之间的实时图像数据传输，通过HTTP接口完成用户管理、会话记录、情绪分析、手记管理和页面数据查询等功能。</w:t>
      </w:r>
    </w:p>
    <w:p w14:paraId="6BA273D9">
      <w:pPr>
        <w:bidi w:val="0"/>
        <w:ind w:left="0" w:leftChars="0" w:firstLine="480" w:firstLineChars="200"/>
        <w:rPr>
          <w:rFonts w:hint="eastAsia"/>
          <w:lang w:val="en-US" w:eastAsia="zh-CN"/>
        </w:rPr>
      </w:pPr>
      <w:r>
        <w:rPr>
          <w:rFonts w:hint="eastAsia"/>
        </w:rPr>
        <w:t>从整体流程来看，用户登录系统后进入对话页面，启动摄像头进行实时视频采集。前端将视频帧发送给后端，后端利用MediaPipe提取面部表情特征并进行情绪识别，将情绪结果实时返回前端显示。同时，用户可以输入文本与AI进行聊天，系统将用户当前情绪与聊天上下文共同传递给AI对话模块，由其生成更具情感适配性的回复内容。会话结束后，系统将用户的聊天记录、情绪日志和会话信息保存到数据库，并在历史分析、今日报告和手记页面中进行展示。系统总体上包括用户管理模块、实时情绪识别模块、情感对话模块、历史分析模块、情绪手记模块、详情展示模块和个人中心模块。各模块之间通过数据库和接口实现数据共享，共同构成情绪管理闭环。</w:t>
      </w:r>
      <w:r>
        <w:rPr>
          <w:rFonts w:hint="eastAsia"/>
          <w:lang w:val="en-US" w:eastAsia="zh-CN"/>
        </w:rPr>
        <w:t>系统功能架构图如图所示：</w:t>
      </w:r>
    </w:p>
    <w:p w14:paraId="04E5EBC4">
      <w:pPr>
        <w:bidi w:val="0"/>
        <w:ind w:left="0" w:leftChars="0" w:firstLine="480" w:firstLineChars="200"/>
        <w:jc w:val="center"/>
      </w:pPr>
      <w:r>
        <w:drawing>
          <wp:inline distT="0" distB="0" distL="114300" distR="114300">
            <wp:extent cx="5624830" cy="3740785"/>
            <wp:effectExtent l="0" t="0" r="13970" b="825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9"/>
                    <a:stretch>
                      <a:fillRect/>
                    </a:stretch>
                  </pic:blipFill>
                  <pic:spPr>
                    <a:xfrm>
                      <a:off x="0" y="0"/>
                      <a:ext cx="5624830" cy="3740785"/>
                    </a:xfrm>
                    <a:prstGeom prst="rect">
                      <a:avLst/>
                    </a:prstGeom>
                    <a:noFill/>
                    <a:ln>
                      <a:noFill/>
                    </a:ln>
                  </pic:spPr>
                </pic:pic>
              </a:graphicData>
            </a:graphic>
          </wp:inline>
        </w:drawing>
      </w:r>
    </w:p>
    <w:p w14:paraId="04620D2E">
      <w:pPr>
        <w:pStyle w:val="7"/>
        <w:bidi w:val="0"/>
        <w:ind w:left="0" w:leftChars="0" w:firstLine="420" w:firstLineChars="200"/>
        <w:jc w:val="center"/>
        <w:rPr>
          <w:rFonts w:hint="default"/>
          <w:lang w:val="en-US" w:eastAsia="zh-CN"/>
        </w:rPr>
      </w:pPr>
      <w:r>
        <w:rPr>
          <w:rFonts w:hint="eastAsia"/>
          <w:lang w:val="en-US" w:eastAsia="zh-CN"/>
        </w:rPr>
        <w:t>图4.1 系统架构图</w:t>
      </w:r>
    </w:p>
    <w:p w14:paraId="0D56CEEB">
      <w:pPr>
        <w:bidi w:val="0"/>
        <w:ind w:left="0" w:leftChars="0" w:firstLine="480" w:firstLineChars="200"/>
        <w:rPr>
          <w:rFonts w:hint="default"/>
          <w:lang w:val="en-US" w:eastAsia="zh-CN"/>
        </w:rPr>
      </w:pPr>
    </w:p>
    <w:p w14:paraId="4282C81C">
      <w:pPr>
        <w:pStyle w:val="4"/>
        <w:bidi w:val="0"/>
        <w:rPr>
          <w:rFonts w:hint="eastAsia"/>
        </w:rPr>
      </w:pPr>
      <w:bookmarkStart w:id="42" w:name="_Toc11969"/>
      <w:r>
        <w:rPr>
          <w:rFonts w:hint="eastAsia"/>
        </w:rPr>
        <w:t>4.</w:t>
      </w:r>
      <w:r>
        <w:rPr>
          <w:rFonts w:hint="eastAsia"/>
          <w:lang w:val="en-US" w:eastAsia="zh-CN"/>
        </w:rPr>
        <w:t>2</w:t>
      </w:r>
      <w:r>
        <w:rPr>
          <w:rFonts w:hint="eastAsia"/>
        </w:rPr>
        <w:t xml:space="preserve"> 系统功能模块设计</w:t>
      </w:r>
      <w:bookmarkEnd w:id="42"/>
    </w:p>
    <w:p w14:paraId="4673B184">
      <w:pPr>
        <w:pStyle w:val="5"/>
        <w:bidi w:val="0"/>
        <w:rPr>
          <w:rFonts w:hint="eastAsia"/>
        </w:rPr>
      </w:pPr>
      <w:bookmarkStart w:id="43" w:name="_Toc29984"/>
      <w:r>
        <w:rPr>
          <w:rFonts w:hint="eastAsia"/>
        </w:rPr>
        <w:t>4.</w:t>
      </w:r>
      <w:r>
        <w:rPr>
          <w:rFonts w:hint="eastAsia"/>
          <w:lang w:val="en-US" w:eastAsia="zh-CN"/>
        </w:rPr>
        <w:t>2.1</w:t>
      </w:r>
      <w:r>
        <w:rPr>
          <w:rFonts w:hint="eastAsia"/>
        </w:rPr>
        <w:t xml:space="preserve"> 用户管理模块设计</w:t>
      </w:r>
      <w:bookmarkEnd w:id="43"/>
    </w:p>
    <w:p w14:paraId="5F33571A">
      <w:pPr>
        <w:bidi w:val="0"/>
        <w:ind w:left="0" w:leftChars="0" w:firstLine="480" w:firstLineChars="200"/>
        <w:rPr>
          <w:rFonts w:hint="eastAsia"/>
        </w:rPr>
      </w:pPr>
      <w:r>
        <w:rPr>
          <w:rFonts w:hint="eastAsia"/>
        </w:rPr>
        <w:t>用户管理模块主要包括注册、登录和退出登录功能。用户在注册时输入用户名和密码，后端对密码进行加密处理后保存到数据库中；用户登录时，系统根据用户名和密码进行校验，登录成功后生成访问凭证并返回前端。前端将凭证和当前用户名保存到本地，用于后续接口访问和个人中心展示。退出登录时，系统清除本地存储中的身份信息。</w:t>
      </w:r>
    </w:p>
    <w:p w14:paraId="16D0A071">
      <w:pPr>
        <w:bidi w:val="0"/>
        <w:ind w:left="0" w:leftChars="0" w:firstLine="480" w:firstLineChars="200"/>
        <w:rPr>
          <w:rFonts w:hint="eastAsia"/>
        </w:rPr>
      </w:pPr>
      <w:r>
        <w:rPr>
          <w:rFonts w:hint="eastAsia"/>
        </w:rPr>
        <w:t>该模块的设计目的是实现系统的多用户管理功能，并将不同用户的会话记录、手记内容和情绪日志进行隔离，保证数据使用的独立性和安全性。</w:t>
      </w:r>
    </w:p>
    <w:p w14:paraId="698FFB85">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51455" cy="5009515"/>
            <wp:effectExtent l="0" t="0" r="6985"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20"/>
                    <a:stretch>
                      <a:fillRect/>
                    </a:stretch>
                  </pic:blipFill>
                  <pic:spPr>
                    <a:xfrm>
                      <a:off x="0" y="0"/>
                      <a:ext cx="2751455" cy="5009515"/>
                    </a:xfrm>
                    <a:prstGeom prst="rect">
                      <a:avLst/>
                    </a:prstGeom>
                    <a:noFill/>
                    <a:ln w="9525">
                      <a:noFill/>
                    </a:ln>
                  </pic:spPr>
                </pic:pic>
              </a:graphicData>
            </a:graphic>
          </wp:inline>
        </w:drawing>
      </w:r>
    </w:p>
    <w:p w14:paraId="099117F9">
      <w:pPr>
        <w:pStyle w:val="7"/>
        <w:bidi w:val="0"/>
        <w:rPr>
          <w:rFonts w:hint="default"/>
          <w:lang w:val="en-US" w:eastAsia="zh-CN"/>
        </w:rPr>
      </w:pPr>
      <w:r>
        <w:rPr>
          <w:rFonts w:hint="eastAsia"/>
          <w:lang w:val="en-US" w:eastAsia="zh-CN"/>
        </w:rPr>
        <w:t>图4.2 用户管理模块流程图</w:t>
      </w:r>
    </w:p>
    <w:p w14:paraId="4F06757A">
      <w:pPr>
        <w:bidi w:val="0"/>
        <w:ind w:left="0" w:leftChars="0" w:firstLine="480" w:firstLineChars="200"/>
        <w:rPr>
          <w:rFonts w:hint="eastAsia"/>
        </w:rPr>
      </w:pPr>
    </w:p>
    <w:p w14:paraId="432608AF">
      <w:pPr>
        <w:pStyle w:val="5"/>
        <w:bidi w:val="0"/>
        <w:rPr>
          <w:rFonts w:hint="eastAsia"/>
        </w:rPr>
      </w:pPr>
      <w:bookmarkStart w:id="44" w:name="_Toc22558"/>
      <w:r>
        <w:rPr>
          <w:rFonts w:hint="eastAsia"/>
        </w:rPr>
        <w:t>4.</w:t>
      </w:r>
      <w:r>
        <w:rPr>
          <w:rFonts w:hint="eastAsia"/>
          <w:lang w:val="en-US" w:eastAsia="zh-CN"/>
        </w:rPr>
        <w:t>2</w:t>
      </w:r>
      <w:r>
        <w:rPr>
          <w:rFonts w:hint="eastAsia"/>
        </w:rPr>
        <w:t>.2 实时情绪识别模块设计</w:t>
      </w:r>
      <w:bookmarkEnd w:id="44"/>
    </w:p>
    <w:p w14:paraId="2A67559A">
      <w:pPr>
        <w:bidi w:val="0"/>
        <w:ind w:left="0" w:leftChars="0" w:firstLine="480" w:firstLineChars="200"/>
        <w:rPr>
          <w:rFonts w:hint="eastAsia"/>
        </w:rPr>
      </w:pPr>
      <w:r>
        <w:rPr>
          <w:rFonts w:hint="eastAsia"/>
        </w:rPr>
        <w:t>实时情绪识别模块是系统的核心模块之一。该模块通过前端摄像头获取用户人脸图像，并将截取到的视频帧发送给后端。后端接收到图像数据后，首先完成图像解码，然后调用MediaPipe Face Landmarker模型提取用户面部关键点和表情特征参数。</w:t>
      </w:r>
    </w:p>
    <w:p w14:paraId="7CBFE120">
      <w:pPr>
        <w:bidi w:val="0"/>
        <w:ind w:left="0" w:leftChars="0" w:firstLine="480" w:firstLineChars="200"/>
        <w:rPr>
          <w:rFonts w:hint="eastAsia"/>
        </w:rPr>
      </w:pPr>
      <w:r>
        <w:rPr>
          <w:rFonts w:hint="eastAsia"/>
        </w:rPr>
        <w:t>在特征提取完成后，系统根据不同情绪对应的典型面部特征设计规则评分方法，对开心、生气、难过、惊讶和平静等情绪状态进行判定。为了降低实时识别中由于单帧波动带来的误判，系统引入情绪稳定化策略，对最近若干帧识别结果进行投票，并结合置信度阈值对输出结果进行约束。只有满足稳定条件的情绪结果才会被用于界面显示和数据库写入。</w:t>
      </w:r>
    </w:p>
    <w:p w14:paraId="561F1B0F">
      <w:pPr>
        <w:bidi w:val="0"/>
        <w:ind w:left="0" w:leftChars="0" w:firstLine="480" w:firstLineChars="200"/>
        <w:rPr>
          <w:rFonts w:hint="eastAsia"/>
        </w:rPr>
      </w:pPr>
      <w:r>
        <w:rPr>
          <w:rFonts w:hint="eastAsia"/>
        </w:rPr>
        <w:t>该模块设计的重点在于保证实时性和稳定性。一方面，MediaPipe能够提供较快的人脸特征提取能力；另一方面，多帧投票与置信度约束能够减少频繁跳变，使实时显示结果和历史记录结果更加可靠。</w:t>
      </w:r>
    </w:p>
    <w:p w14:paraId="1AF360F2">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531745" cy="4958080"/>
            <wp:effectExtent l="0" t="0" r="0" b="10160"/>
            <wp:docPr id="1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56"/>
                    <pic:cNvPicPr>
                      <a:picLocks noChangeAspect="1"/>
                    </pic:cNvPicPr>
                  </pic:nvPicPr>
                  <pic:blipFill>
                    <a:blip r:embed="rId21"/>
                    <a:stretch>
                      <a:fillRect/>
                    </a:stretch>
                  </pic:blipFill>
                  <pic:spPr>
                    <a:xfrm>
                      <a:off x="0" y="0"/>
                      <a:ext cx="2531745" cy="4958080"/>
                    </a:xfrm>
                    <a:prstGeom prst="rect">
                      <a:avLst/>
                    </a:prstGeom>
                    <a:noFill/>
                    <a:ln w="9525">
                      <a:noFill/>
                    </a:ln>
                  </pic:spPr>
                </pic:pic>
              </a:graphicData>
            </a:graphic>
          </wp:inline>
        </w:drawing>
      </w:r>
    </w:p>
    <w:p w14:paraId="258C5AA3">
      <w:pPr>
        <w:pStyle w:val="7"/>
        <w:bidi w:val="0"/>
        <w:rPr>
          <w:rFonts w:hint="eastAsia"/>
          <w:lang w:val="en-US" w:eastAsia="zh-CN"/>
        </w:rPr>
      </w:pPr>
      <w:r>
        <w:rPr>
          <w:rFonts w:hint="eastAsia"/>
          <w:lang w:val="en-US" w:eastAsia="zh-CN"/>
        </w:rPr>
        <w:t xml:space="preserve">图4.3 </w:t>
      </w:r>
      <w:r>
        <w:rPr>
          <w:rFonts w:hint="eastAsia"/>
        </w:rPr>
        <w:t>实时情绪识别模块</w:t>
      </w:r>
      <w:r>
        <w:rPr>
          <w:rFonts w:hint="eastAsia"/>
          <w:lang w:val="en-US" w:eastAsia="zh-CN"/>
        </w:rPr>
        <w:t>流程图</w:t>
      </w:r>
    </w:p>
    <w:p w14:paraId="09078DCB">
      <w:pPr>
        <w:keepNext w:val="0"/>
        <w:keepLines w:val="0"/>
        <w:widowControl/>
        <w:suppressLineNumbers w:val="0"/>
        <w:jc w:val="center"/>
      </w:pPr>
    </w:p>
    <w:p w14:paraId="37714DEA">
      <w:pPr>
        <w:bidi w:val="0"/>
        <w:ind w:left="0" w:leftChars="0" w:firstLine="0" w:firstLineChars="0"/>
        <w:jc w:val="both"/>
        <w:rPr>
          <w:rFonts w:hint="eastAsia" w:eastAsia="宋体"/>
          <w:lang w:eastAsia="zh-CN"/>
        </w:rPr>
      </w:pPr>
    </w:p>
    <w:p w14:paraId="2F9AD28D">
      <w:pPr>
        <w:pStyle w:val="5"/>
        <w:bidi w:val="0"/>
        <w:rPr>
          <w:rFonts w:hint="eastAsia"/>
        </w:rPr>
      </w:pPr>
      <w:bookmarkStart w:id="45" w:name="_Toc1156"/>
      <w:r>
        <w:rPr>
          <w:rFonts w:hint="eastAsia"/>
        </w:rPr>
        <w:t>4.</w:t>
      </w:r>
      <w:r>
        <w:rPr>
          <w:rFonts w:hint="eastAsia"/>
          <w:lang w:val="en-US" w:eastAsia="zh-CN"/>
        </w:rPr>
        <w:t>2</w:t>
      </w:r>
      <w:r>
        <w:rPr>
          <w:rFonts w:hint="eastAsia"/>
        </w:rPr>
        <w:t>.3 AI情感聊天模块设计</w:t>
      </w:r>
      <w:bookmarkEnd w:id="45"/>
    </w:p>
    <w:p w14:paraId="479A3962">
      <w:pPr>
        <w:bidi w:val="0"/>
        <w:ind w:left="0" w:leftChars="0" w:firstLine="480" w:firstLineChars="200"/>
        <w:rPr>
          <w:rFonts w:hint="eastAsia"/>
        </w:rPr>
      </w:pPr>
      <w:r>
        <w:rPr>
          <w:rFonts w:hint="eastAsia"/>
        </w:rPr>
        <w:t>AI情感聊天模块用于实现用户与系统之间的情感陪伴式对话。用户在对话页面输入聊天内容后，前端会将当前输入、历史上下文以及实时识别到的情绪状态发送到后端。后端根据这些信息构造提示词，将用户当前情绪纳入对话上下文，再调用AI接口生成回复内容。</w:t>
      </w:r>
    </w:p>
    <w:p w14:paraId="4D10E3D7">
      <w:pPr>
        <w:bidi w:val="0"/>
        <w:ind w:left="0" w:leftChars="0" w:firstLine="480" w:firstLineChars="200"/>
        <w:rPr>
          <w:rFonts w:hint="eastAsia"/>
        </w:rPr>
      </w:pPr>
      <w:r>
        <w:rPr>
          <w:rFonts w:hint="eastAsia"/>
        </w:rPr>
        <w:t>与普通聊天系统相比，本系统在生成回复时加入了用户当前情绪这一变量，使AI回复能够根据用户状态进行调整。例如，当系统检测到用户处于难过状态时，回复内容会更加温和和安抚；当用户情绪较为平静时，回复则更偏向自然交流。通过这种方式，系统实现了“情绪识别 + 情感对话”的结合。</w:t>
      </w:r>
    </w:p>
    <w:p w14:paraId="3C67CEB3">
      <w:pPr>
        <w:bidi w:val="0"/>
        <w:ind w:left="0" w:leftChars="0" w:firstLine="480" w:firstLineChars="200"/>
        <w:rPr>
          <w:rFonts w:hint="eastAsia"/>
        </w:rPr>
      </w:pPr>
      <w:r>
        <w:rPr>
          <w:rFonts w:hint="eastAsia"/>
        </w:rPr>
        <w:t>同时，系统还会将用户消息、AI回复以及消息产生时对应的情绪状态保存到数据库中，为后续会话详情展示和历史分析提供数据支持。</w:t>
      </w:r>
    </w:p>
    <w:p w14:paraId="3D52B51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272280" cy="4624070"/>
            <wp:effectExtent l="0" t="0" r="1016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2"/>
                    <a:stretch>
                      <a:fillRect/>
                    </a:stretch>
                  </pic:blipFill>
                  <pic:spPr>
                    <a:xfrm>
                      <a:off x="0" y="0"/>
                      <a:ext cx="4272280" cy="4624070"/>
                    </a:xfrm>
                    <a:prstGeom prst="rect">
                      <a:avLst/>
                    </a:prstGeom>
                    <a:noFill/>
                    <a:ln w="9525">
                      <a:noFill/>
                    </a:ln>
                  </pic:spPr>
                </pic:pic>
              </a:graphicData>
            </a:graphic>
          </wp:inline>
        </w:drawing>
      </w:r>
    </w:p>
    <w:p w14:paraId="72EA6DB0">
      <w:pPr>
        <w:pStyle w:val="7"/>
        <w:bidi w:val="0"/>
        <w:rPr>
          <w:rFonts w:hint="eastAsia"/>
          <w:lang w:val="en-US" w:eastAsia="zh-CN"/>
        </w:rPr>
      </w:pPr>
      <w:r>
        <w:rPr>
          <w:rFonts w:hint="eastAsia"/>
          <w:lang w:val="en-US" w:eastAsia="zh-CN"/>
        </w:rPr>
        <w:t xml:space="preserve">图4.4 </w:t>
      </w:r>
      <w:r>
        <w:rPr>
          <w:rFonts w:hint="eastAsia"/>
        </w:rPr>
        <w:t>AI情感聊天模块</w:t>
      </w:r>
      <w:r>
        <w:rPr>
          <w:rFonts w:hint="eastAsia"/>
          <w:lang w:val="en-US" w:eastAsia="zh-CN"/>
        </w:rPr>
        <w:t>流程图</w:t>
      </w:r>
    </w:p>
    <w:p w14:paraId="3C47710C">
      <w:pPr>
        <w:bidi w:val="0"/>
        <w:ind w:left="0" w:leftChars="0" w:firstLine="480" w:firstLineChars="200"/>
        <w:rPr>
          <w:rFonts w:hint="eastAsia"/>
        </w:rPr>
      </w:pPr>
    </w:p>
    <w:p w14:paraId="48094D1D">
      <w:pPr>
        <w:pStyle w:val="5"/>
        <w:bidi w:val="0"/>
        <w:rPr>
          <w:rFonts w:hint="eastAsia"/>
        </w:rPr>
      </w:pPr>
      <w:bookmarkStart w:id="46" w:name="_Toc2077"/>
      <w:r>
        <w:rPr>
          <w:rFonts w:hint="eastAsia"/>
        </w:rPr>
        <w:t>4.</w:t>
      </w:r>
      <w:r>
        <w:rPr>
          <w:rFonts w:hint="eastAsia"/>
          <w:lang w:val="en-US" w:eastAsia="zh-CN"/>
        </w:rPr>
        <w:t>2</w:t>
      </w:r>
      <w:r>
        <w:rPr>
          <w:rFonts w:hint="eastAsia"/>
        </w:rPr>
        <w:t>.4 历史分析模块设计</w:t>
      </w:r>
      <w:bookmarkEnd w:id="46"/>
    </w:p>
    <w:p w14:paraId="009AD2CB">
      <w:pPr>
        <w:bidi w:val="0"/>
        <w:ind w:left="0" w:leftChars="0" w:firstLine="480" w:firstLineChars="200"/>
        <w:rPr>
          <w:rFonts w:hint="eastAsia"/>
        </w:rPr>
      </w:pPr>
      <w:r>
        <w:rPr>
          <w:rFonts w:hint="eastAsia"/>
        </w:rPr>
        <w:t>历史分析模块主要用于展示用户过往会话的情绪变化和聊天记录。系统会对每次会话的开始时间、结束时间、消息数量和主导情绪进行统计，并在历史分析页面中以列表形式展示。用户点击某次会话后，可以查看该次会话的情绪分布图、情绪折线图、聊天记录以及关联手记。</w:t>
      </w:r>
    </w:p>
    <w:p w14:paraId="2B3BFCE2">
      <w:pPr>
        <w:bidi w:val="0"/>
        <w:ind w:left="0" w:leftChars="0" w:firstLine="480" w:firstLineChars="200"/>
        <w:rPr>
          <w:rFonts w:hint="eastAsia"/>
        </w:rPr>
      </w:pPr>
      <w:r>
        <w:rPr>
          <w:rFonts w:hint="eastAsia"/>
        </w:rPr>
        <w:t>其中，情绪分布图用于展示某次会话中不同情绪出现的频率，情绪折线图用于展示情绪随时间的变化趋势。通过图表方式，用户能够更加直观地观察情绪波动过程。该模块增强了系统的数据分析能力，也使项目在功能完整性上更符合毕业设计要求。</w:t>
      </w:r>
    </w:p>
    <w:p w14:paraId="182974AF">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040505" cy="4639310"/>
            <wp:effectExtent l="0" t="0" r="133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3"/>
                    <a:stretch>
                      <a:fillRect/>
                    </a:stretch>
                  </pic:blipFill>
                  <pic:spPr>
                    <a:xfrm>
                      <a:off x="0" y="0"/>
                      <a:ext cx="4040505" cy="4639310"/>
                    </a:xfrm>
                    <a:prstGeom prst="rect">
                      <a:avLst/>
                    </a:prstGeom>
                    <a:noFill/>
                    <a:ln w="9525">
                      <a:noFill/>
                    </a:ln>
                  </pic:spPr>
                </pic:pic>
              </a:graphicData>
            </a:graphic>
          </wp:inline>
        </w:drawing>
      </w:r>
    </w:p>
    <w:p w14:paraId="28372E7D">
      <w:pPr>
        <w:pStyle w:val="7"/>
        <w:bidi w:val="0"/>
        <w:rPr>
          <w:rFonts w:hint="eastAsia"/>
          <w:lang w:val="en-US" w:eastAsia="zh-CN"/>
        </w:rPr>
      </w:pPr>
      <w:r>
        <w:rPr>
          <w:rFonts w:hint="eastAsia"/>
          <w:lang w:val="en-US" w:eastAsia="zh-CN"/>
        </w:rPr>
        <w:t xml:space="preserve">图4.5 </w:t>
      </w:r>
      <w:r>
        <w:rPr>
          <w:rFonts w:hint="eastAsia"/>
        </w:rPr>
        <w:t>历史分析模块</w:t>
      </w:r>
      <w:r>
        <w:rPr>
          <w:rFonts w:hint="eastAsia"/>
          <w:lang w:val="en-US" w:eastAsia="zh-CN"/>
        </w:rPr>
        <w:t>流程图</w:t>
      </w:r>
    </w:p>
    <w:p w14:paraId="4779EF49">
      <w:pPr>
        <w:bidi w:val="0"/>
        <w:ind w:left="0" w:leftChars="0" w:firstLine="480" w:firstLineChars="200"/>
        <w:rPr>
          <w:rFonts w:hint="eastAsia"/>
        </w:rPr>
      </w:pPr>
    </w:p>
    <w:p w14:paraId="4AE5F17C">
      <w:pPr>
        <w:pStyle w:val="5"/>
        <w:bidi w:val="0"/>
        <w:rPr>
          <w:rFonts w:hint="eastAsia"/>
        </w:rPr>
      </w:pPr>
      <w:bookmarkStart w:id="47" w:name="_Toc6185"/>
      <w:r>
        <w:rPr>
          <w:rFonts w:hint="eastAsia"/>
        </w:rPr>
        <w:t>4.</w:t>
      </w:r>
      <w:r>
        <w:rPr>
          <w:rFonts w:hint="eastAsia"/>
          <w:lang w:val="en-US" w:eastAsia="zh-CN"/>
        </w:rPr>
        <w:t>2</w:t>
      </w:r>
      <w:r>
        <w:rPr>
          <w:rFonts w:hint="eastAsia"/>
        </w:rPr>
        <w:t>.5 今日情绪报告模块设计</w:t>
      </w:r>
      <w:bookmarkEnd w:id="47"/>
    </w:p>
    <w:p w14:paraId="52C65F8E">
      <w:pPr>
        <w:bidi w:val="0"/>
        <w:ind w:left="0" w:leftChars="0" w:firstLine="480" w:firstLineChars="200"/>
        <w:rPr>
          <w:rFonts w:hint="eastAsia"/>
        </w:rPr>
      </w:pPr>
      <w:r>
        <w:rPr>
          <w:rFonts w:hint="eastAsia"/>
        </w:rPr>
        <w:t>今日情绪报告模块主要对当前日期内的会话数量、消息数量、手记数量和主导情绪进行统计，并以独立页面的形式进行展示。该模块从历史数据中筛选当天产生的记录，形成简要的日级分析结果，帮助用户快速了解当天的情绪活动情况。</w:t>
      </w:r>
    </w:p>
    <w:p w14:paraId="3FBDD81D">
      <w:pPr>
        <w:bidi w:val="0"/>
        <w:ind w:left="0" w:leftChars="0" w:firstLine="480" w:firstLineChars="200"/>
        <w:rPr>
          <w:rFonts w:hint="eastAsia"/>
        </w:rPr>
      </w:pPr>
      <w:r>
        <w:rPr>
          <w:rFonts w:hint="eastAsia"/>
        </w:rPr>
        <w:t>同时，今日情绪报告页面还展示当天的会话摘要和手记摘要，并提供跳转到会话详情页和手记详情页的入口。该模块不仅提升了系统的数据整合能力，也使系统能够从单次会话分析拓展到日维度回顾。</w:t>
      </w:r>
    </w:p>
    <w:p w14:paraId="6561B343">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74315" cy="537083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24"/>
                    <a:stretch>
                      <a:fillRect/>
                    </a:stretch>
                  </pic:blipFill>
                  <pic:spPr>
                    <a:xfrm>
                      <a:off x="0" y="0"/>
                      <a:ext cx="2774315" cy="5370830"/>
                    </a:xfrm>
                    <a:prstGeom prst="rect">
                      <a:avLst/>
                    </a:prstGeom>
                    <a:noFill/>
                    <a:ln w="9525">
                      <a:noFill/>
                    </a:ln>
                  </pic:spPr>
                </pic:pic>
              </a:graphicData>
            </a:graphic>
          </wp:inline>
        </w:drawing>
      </w:r>
    </w:p>
    <w:p w14:paraId="5CBA2349">
      <w:pPr>
        <w:pStyle w:val="7"/>
        <w:bidi w:val="0"/>
        <w:rPr>
          <w:rFonts w:hint="eastAsia"/>
          <w:lang w:val="en-US" w:eastAsia="zh-CN"/>
        </w:rPr>
      </w:pPr>
      <w:r>
        <w:rPr>
          <w:rFonts w:hint="eastAsia"/>
          <w:lang w:val="en-US" w:eastAsia="zh-CN"/>
        </w:rPr>
        <w:t xml:space="preserve">图4.6 </w:t>
      </w:r>
      <w:r>
        <w:rPr>
          <w:rFonts w:hint="eastAsia"/>
        </w:rPr>
        <w:t>今日情绪报告模块</w:t>
      </w:r>
      <w:r>
        <w:rPr>
          <w:rFonts w:hint="eastAsia"/>
          <w:lang w:val="en-US" w:eastAsia="zh-CN"/>
        </w:rPr>
        <w:t>流程图</w:t>
      </w:r>
    </w:p>
    <w:p w14:paraId="51740CA0">
      <w:pPr>
        <w:bidi w:val="0"/>
        <w:ind w:left="0" w:leftChars="0" w:firstLine="480" w:firstLineChars="200"/>
        <w:rPr>
          <w:rFonts w:hint="eastAsia"/>
        </w:rPr>
      </w:pPr>
    </w:p>
    <w:p w14:paraId="626BBEC4">
      <w:pPr>
        <w:pStyle w:val="5"/>
        <w:bidi w:val="0"/>
        <w:rPr>
          <w:rFonts w:hint="eastAsia"/>
        </w:rPr>
      </w:pPr>
      <w:bookmarkStart w:id="48" w:name="_Toc26269"/>
      <w:r>
        <w:rPr>
          <w:rFonts w:hint="eastAsia"/>
        </w:rPr>
        <w:t>4.</w:t>
      </w:r>
      <w:r>
        <w:rPr>
          <w:rFonts w:hint="eastAsia"/>
          <w:lang w:val="en-US" w:eastAsia="zh-CN"/>
        </w:rPr>
        <w:t>2</w:t>
      </w:r>
      <w:r>
        <w:rPr>
          <w:rFonts w:hint="eastAsia"/>
        </w:rPr>
        <w:t>.6 情绪手记模块设计</w:t>
      </w:r>
      <w:bookmarkEnd w:id="48"/>
    </w:p>
    <w:p w14:paraId="73087EF7">
      <w:pPr>
        <w:bidi w:val="0"/>
        <w:ind w:left="0" w:leftChars="0" w:firstLine="480" w:firstLineChars="200"/>
        <w:rPr>
          <w:rFonts w:hint="eastAsia"/>
        </w:rPr>
      </w:pPr>
      <w:r>
        <w:rPr>
          <w:rFonts w:hint="eastAsia"/>
        </w:rPr>
        <w:t>情绪手记模块用于记录用户主观情绪感受。用户可以在手记页面中选择当前主观情绪，填写手记标题和正文内容，并将手记与具体会话进行绑定。这样，系统不仅能够保存通过摄像头识别得到的客观情绪结果，还能够保留用户主动填写的主观情绪记录。</w:t>
      </w:r>
    </w:p>
    <w:p w14:paraId="339247CE">
      <w:pPr>
        <w:bidi w:val="0"/>
        <w:ind w:left="0" w:leftChars="0" w:firstLine="480" w:firstLineChars="200"/>
        <w:rPr>
          <w:rFonts w:hint="eastAsia"/>
        </w:rPr>
      </w:pPr>
      <w:r>
        <w:rPr>
          <w:rFonts w:hint="eastAsia"/>
        </w:rPr>
        <w:t>手记模块包括手记列表、手记新建、手记详情和删除等功能。用户可以在列表中查看所有历史手记，点击某篇手记后可在详情页查看完整内容、创建时间、更新时间和关联会话信息。通过手记与会话的绑定，系统形成了“客观识别 + 主观记录”的情绪闭环。</w:t>
      </w:r>
    </w:p>
    <w:p w14:paraId="46C0B5D5">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78835" cy="3564890"/>
            <wp:effectExtent l="0" t="0" r="0" b="0"/>
            <wp:docPr id="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6"/>
                    <pic:cNvPicPr>
                      <a:picLocks noChangeAspect="1"/>
                    </pic:cNvPicPr>
                  </pic:nvPicPr>
                  <pic:blipFill>
                    <a:blip r:embed="rId25"/>
                    <a:srcRect t="6729" r="-151"/>
                    <a:stretch>
                      <a:fillRect/>
                    </a:stretch>
                  </pic:blipFill>
                  <pic:spPr>
                    <a:xfrm>
                      <a:off x="0" y="0"/>
                      <a:ext cx="3378835" cy="3564890"/>
                    </a:xfrm>
                    <a:prstGeom prst="rect">
                      <a:avLst/>
                    </a:prstGeom>
                    <a:noFill/>
                    <a:ln w="9525">
                      <a:noFill/>
                    </a:ln>
                  </pic:spPr>
                </pic:pic>
              </a:graphicData>
            </a:graphic>
          </wp:inline>
        </w:drawing>
      </w:r>
    </w:p>
    <w:p w14:paraId="567FC252">
      <w:pPr>
        <w:pStyle w:val="7"/>
        <w:bidi w:val="0"/>
        <w:rPr>
          <w:rFonts w:hint="eastAsia"/>
          <w:lang w:val="en-US" w:eastAsia="zh-CN"/>
        </w:rPr>
      </w:pPr>
      <w:r>
        <w:rPr>
          <w:rFonts w:hint="eastAsia"/>
          <w:lang w:val="en-US" w:eastAsia="zh-CN"/>
        </w:rPr>
        <w:t xml:space="preserve">图4.7 </w:t>
      </w:r>
      <w:r>
        <w:rPr>
          <w:rFonts w:hint="eastAsia"/>
        </w:rPr>
        <w:t>情绪手记模块</w:t>
      </w:r>
      <w:r>
        <w:rPr>
          <w:rFonts w:hint="eastAsia"/>
          <w:lang w:val="en-US" w:eastAsia="zh-CN"/>
        </w:rPr>
        <w:t>流程图</w:t>
      </w:r>
    </w:p>
    <w:p w14:paraId="2D0D681E">
      <w:pPr>
        <w:rPr>
          <w:rFonts w:hint="eastAsia"/>
        </w:rPr>
      </w:pPr>
    </w:p>
    <w:p w14:paraId="190C7596">
      <w:pPr>
        <w:pStyle w:val="5"/>
        <w:bidi w:val="0"/>
        <w:rPr>
          <w:rFonts w:hint="eastAsia"/>
        </w:rPr>
      </w:pPr>
      <w:bookmarkStart w:id="49" w:name="_Toc9063"/>
      <w:r>
        <w:rPr>
          <w:rFonts w:hint="eastAsia"/>
        </w:rPr>
        <w:t>4.3.7 详情展示与个人中心模块设计</w:t>
      </w:r>
      <w:bookmarkEnd w:id="49"/>
    </w:p>
    <w:p w14:paraId="04A257EA">
      <w:pPr>
        <w:bidi w:val="0"/>
        <w:ind w:left="0" w:leftChars="0" w:firstLine="480" w:firstLineChars="200"/>
        <w:rPr>
          <w:rFonts w:hint="eastAsia"/>
        </w:rPr>
      </w:pPr>
      <w:r>
        <w:rPr>
          <w:rFonts w:hint="eastAsia"/>
        </w:rPr>
        <w:t>为了增强系统完整性，本文进一步设计了会话详情页、手记详情页和个人中心页。会话详情页用于展示单次会话的完整数据，包括会话时间、持续时长、消息数量、主导情绪、情绪分布、情绪趋势、聊天记录和关联手记。手记详情页用于展示单篇手记的标题、正文、主观情绪和关联会话信息。</w:t>
      </w:r>
    </w:p>
    <w:p w14:paraId="62B090BA">
      <w:pPr>
        <w:bidi w:val="0"/>
        <w:ind w:left="0" w:leftChars="0" w:firstLine="480" w:firstLineChars="200"/>
        <w:rPr>
          <w:rFonts w:hint="eastAsia"/>
        </w:rPr>
      </w:pPr>
      <w:r>
        <w:rPr>
          <w:rFonts w:hint="eastAsia"/>
        </w:rPr>
        <w:t>个人中心页则用于汇总展示当前登录用户名、累计会话数、累计手记数、累计消息数和主导情绪等统计信息，并提供进入今日报告、历史分析和情绪手记页面的快捷入口。该模块提高了系统的整体性和用户数据展示能力。</w:t>
      </w:r>
    </w:p>
    <w:p w14:paraId="04819B29">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702560" cy="3136900"/>
            <wp:effectExtent l="0" t="0" r="10160" b="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26"/>
                    <a:stretch>
                      <a:fillRect/>
                    </a:stretch>
                  </pic:blipFill>
                  <pic:spPr>
                    <a:xfrm>
                      <a:off x="0" y="0"/>
                      <a:ext cx="2702560" cy="3136900"/>
                    </a:xfrm>
                    <a:prstGeom prst="rect">
                      <a:avLst/>
                    </a:prstGeom>
                    <a:noFill/>
                    <a:ln w="9525">
                      <a:noFill/>
                    </a:ln>
                  </pic:spPr>
                </pic:pic>
              </a:graphicData>
            </a:graphic>
          </wp:inline>
        </w:drawing>
      </w:r>
    </w:p>
    <w:p w14:paraId="2307EEF4">
      <w:pPr>
        <w:pStyle w:val="7"/>
        <w:bidi w:val="0"/>
        <w:rPr>
          <w:rFonts w:hint="eastAsia"/>
          <w:lang w:val="en-US" w:eastAsia="zh-CN"/>
        </w:rPr>
      </w:pPr>
      <w:r>
        <w:rPr>
          <w:rFonts w:hint="eastAsia"/>
          <w:lang w:val="en-US" w:eastAsia="zh-CN"/>
        </w:rPr>
        <w:t xml:space="preserve">图4.8 </w:t>
      </w:r>
      <w:r>
        <w:rPr>
          <w:rFonts w:hint="eastAsia"/>
        </w:rPr>
        <w:t>详情展示与个人中心模块</w:t>
      </w:r>
      <w:r>
        <w:rPr>
          <w:rFonts w:hint="eastAsia"/>
          <w:lang w:val="en-US" w:eastAsia="zh-CN"/>
        </w:rPr>
        <w:t>流程图</w:t>
      </w:r>
    </w:p>
    <w:p w14:paraId="2839EB17">
      <w:pPr>
        <w:bidi w:val="0"/>
        <w:ind w:left="0" w:leftChars="0" w:firstLine="480" w:firstLineChars="200"/>
        <w:rPr>
          <w:rFonts w:hint="eastAsia"/>
        </w:rPr>
      </w:pPr>
    </w:p>
    <w:p w14:paraId="37F93AC7">
      <w:pPr>
        <w:pStyle w:val="4"/>
        <w:bidi w:val="0"/>
        <w:rPr>
          <w:rFonts w:hint="eastAsia"/>
        </w:rPr>
      </w:pPr>
      <w:bookmarkStart w:id="50" w:name="_Toc18627"/>
      <w:r>
        <w:rPr>
          <w:rFonts w:hint="eastAsia"/>
        </w:rPr>
        <w:t>4.4 数据库设计</w:t>
      </w:r>
      <w:bookmarkEnd w:id="50"/>
    </w:p>
    <w:p w14:paraId="3DE7A67D">
      <w:pPr>
        <w:pStyle w:val="5"/>
        <w:bidi w:val="0"/>
        <w:rPr>
          <w:rFonts w:hint="eastAsia"/>
          <w:b w:val="0"/>
          <w:bCs w:val="0"/>
          <w:lang w:val="en-US" w:eastAsia="zh-CN"/>
        </w:rPr>
      </w:pPr>
      <w:bookmarkStart w:id="51" w:name="_Toc2289"/>
      <w:r>
        <w:rPr>
          <w:rFonts w:hint="eastAsia"/>
          <w:b w:val="0"/>
          <w:bCs w:val="0"/>
          <w:lang w:val="en-US" w:eastAsia="zh-CN"/>
        </w:rPr>
        <w:t>4.4.1数据库概念设计</w:t>
      </w:r>
      <w:bookmarkEnd w:id="51"/>
    </w:p>
    <w:p w14:paraId="7DDF0C39">
      <w:pPr>
        <w:keepNext w:val="0"/>
        <w:keepLines w:val="0"/>
        <w:widowControl/>
        <w:suppressLineNumbers w:val="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数据库概念设计是系统设计中的重要组成部分，其主要任务是根据系统功能需求，抽象出系统运行过程中涉及的主要实体、属性以及实体之间的联系，并在此基础上建立数据库概念模型。本文设计的基于MediaPipe的实时情绪感知AI伴侣系统，涉及用户管理、会话记录、聊天消息、情绪日志、情绪手记和个性化信息存储等功能，因此数据库设计需要能够支持多用户数据隔离、实时情绪记录、历史分析和情绪管理闭环。</w:t>
      </w:r>
      <w:r>
        <w:rPr>
          <w:rFonts w:hint="eastAsia" w:cs="宋体"/>
          <w:kern w:val="0"/>
          <w:sz w:val="24"/>
          <w:szCs w:val="24"/>
          <w:lang w:val="en-US" w:eastAsia="zh-CN" w:bidi="ar"/>
        </w:rPr>
        <w:t>以下是全局ER图所示。</w:t>
      </w:r>
    </w:p>
    <w:p w14:paraId="229EEA4E">
      <w:pPr>
        <w:rPr>
          <w:rFonts w:hint="eastAsia"/>
          <w:lang w:val="en-US" w:eastAsia="zh-CN"/>
        </w:rPr>
      </w:pPr>
    </w:p>
    <w:p w14:paraId="28E146E7">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391660" cy="3456305"/>
            <wp:effectExtent l="0" t="0" r="12700" b="3175"/>
            <wp:docPr id="1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56"/>
                    <pic:cNvPicPr>
                      <a:picLocks noChangeAspect="1"/>
                    </pic:cNvPicPr>
                  </pic:nvPicPr>
                  <pic:blipFill>
                    <a:blip r:embed="rId27"/>
                    <a:stretch>
                      <a:fillRect/>
                    </a:stretch>
                  </pic:blipFill>
                  <pic:spPr>
                    <a:xfrm>
                      <a:off x="0" y="0"/>
                      <a:ext cx="4391660" cy="3456305"/>
                    </a:xfrm>
                    <a:prstGeom prst="rect">
                      <a:avLst/>
                    </a:prstGeom>
                    <a:noFill/>
                    <a:ln w="9525">
                      <a:noFill/>
                    </a:ln>
                  </pic:spPr>
                </pic:pic>
              </a:graphicData>
            </a:graphic>
          </wp:inline>
        </w:drawing>
      </w:r>
    </w:p>
    <w:p w14:paraId="53EB20E0">
      <w:pPr>
        <w:pStyle w:val="7"/>
        <w:bidi w:val="0"/>
        <w:rPr>
          <w:rFonts w:hint="default"/>
          <w:lang w:val="en-US" w:eastAsia="zh-CN"/>
        </w:rPr>
      </w:pPr>
      <w:r>
        <w:rPr>
          <w:rFonts w:hint="eastAsia"/>
          <w:lang w:val="en-US" w:eastAsia="zh-CN"/>
        </w:rPr>
        <w:t>图4.9  全局ER图</w:t>
      </w:r>
    </w:p>
    <w:p w14:paraId="4DE402A6">
      <w:pPr>
        <w:keepNext w:val="0"/>
        <w:keepLines w:val="0"/>
        <w:widowControl/>
        <w:suppressLineNumbers w:val="0"/>
        <w:jc w:val="center"/>
        <w:rPr>
          <w:rFonts w:hint="default" w:ascii="宋体" w:hAnsi="宋体" w:eastAsia="宋体" w:cs="宋体"/>
          <w:kern w:val="0"/>
          <w:sz w:val="24"/>
          <w:szCs w:val="24"/>
          <w:lang w:val="en-US" w:eastAsia="zh-CN" w:bidi="ar"/>
        </w:rPr>
      </w:pPr>
    </w:p>
    <w:p w14:paraId="366A70FA">
      <w:pPr>
        <w:keepNext w:val="0"/>
        <w:keepLines w:val="0"/>
        <w:widowControl/>
        <w:suppressLineNumbers w:val="0"/>
        <w:jc w:val="center"/>
        <w:rPr>
          <w:rFonts w:hint="eastAsia" w:ascii="宋体" w:hAnsi="宋体" w:eastAsia="宋体" w:cs="宋体"/>
          <w:kern w:val="0"/>
          <w:sz w:val="24"/>
          <w:szCs w:val="24"/>
          <w:lang w:val="en-US" w:eastAsia="zh-CN" w:bidi="ar"/>
        </w:rPr>
      </w:pPr>
    </w:p>
    <w:p w14:paraId="3BB13CD4">
      <w:pPr>
        <w:bidi w:val="0"/>
        <w:rPr>
          <w:rFonts w:hint="eastAsia"/>
          <w:lang w:val="en-US" w:eastAsia="zh-CN"/>
        </w:rPr>
      </w:pPr>
      <w:r>
        <w:rPr>
          <w:rFonts w:hint="eastAsia"/>
          <w:lang w:val="en-US" w:eastAsia="zh-CN"/>
        </w:rPr>
        <w:t>结合系统功能需求，本文将数据库概念模型划分为用户实体、用户记忆实体、会话实体、聊天消息实体、情绪日志实体和情绪手记实体六个核心实体。</w:t>
      </w:r>
    </w:p>
    <w:p w14:paraId="58212E70">
      <w:pPr>
        <w:keepNext w:val="0"/>
        <w:keepLines w:val="0"/>
        <w:widowControl/>
        <w:suppressLineNumbers w:val="0"/>
        <w:ind w:left="0" w:leftChars="0"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户实体主要用于保存系统的注册账号信息，是系统用户身份认证和数据归属管理的基础。该实体的主要属性包括用户编号、用户名、密码摘要和创建时间。其中，用户编号作为主键，用于唯一标识系统中的每一个用户；用户名用于区分不同账号；密码摘要用于保存加密后的密码信息，避免直接存储明文密码，从而提高系统安全性。</w:t>
      </w:r>
    </w:p>
    <w:p w14:paraId="3B926932">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882900" cy="1510030"/>
            <wp:effectExtent l="0" t="0" r="0" b="0"/>
            <wp:docPr id="1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56"/>
                    <pic:cNvPicPr>
                      <a:picLocks noChangeAspect="1"/>
                    </pic:cNvPicPr>
                  </pic:nvPicPr>
                  <pic:blipFill>
                    <a:blip r:embed="rId28"/>
                    <a:stretch>
                      <a:fillRect/>
                    </a:stretch>
                  </pic:blipFill>
                  <pic:spPr>
                    <a:xfrm>
                      <a:off x="0" y="0"/>
                      <a:ext cx="2882900" cy="1510030"/>
                    </a:xfrm>
                    <a:prstGeom prst="rect">
                      <a:avLst/>
                    </a:prstGeom>
                    <a:noFill/>
                    <a:ln w="9525">
                      <a:noFill/>
                    </a:ln>
                  </pic:spPr>
                </pic:pic>
              </a:graphicData>
            </a:graphic>
          </wp:inline>
        </w:drawing>
      </w:r>
    </w:p>
    <w:p w14:paraId="64275DC2">
      <w:pPr>
        <w:pStyle w:val="7"/>
        <w:bidi w:val="0"/>
        <w:rPr>
          <w:rFonts w:hint="default"/>
          <w:lang w:val="en-US" w:eastAsia="zh-CN"/>
        </w:rPr>
      </w:pPr>
      <w:r>
        <w:rPr>
          <w:rFonts w:hint="eastAsia"/>
          <w:lang w:val="en-US" w:eastAsia="zh-CN"/>
        </w:rPr>
        <w:t>图4.10 用户实体图</w:t>
      </w:r>
    </w:p>
    <w:p w14:paraId="4541923A">
      <w:pPr>
        <w:keepNext w:val="0"/>
        <w:keepLines w:val="0"/>
        <w:widowControl/>
        <w:suppressLineNumbers w:val="0"/>
        <w:ind w:left="0" w:leftChars="0" w:firstLine="480" w:firstLineChars="200"/>
        <w:jc w:val="both"/>
        <w:rPr>
          <w:rFonts w:hint="eastAsia" w:ascii="宋体" w:hAnsi="宋体" w:eastAsia="宋体" w:cs="宋体"/>
          <w:kern w:val="0"/>
          <w:sz w:val="24"/>
          <w:szCs w:val="24"/>
          <w:lang w:val="en-US" w:eastAsia="zh-CN" w:bidi="ar"/>
        </w:rPr>
      </w:pPr>
    </w:p>
    <w:p w14:paraId="2D0A2ACD">
      <w:pPr>
        <w:keepNext w:val="0"/>
        <w:keepLines w:val="0"/>
        <w:widowControl/>
        <w:suppressLineNumbers w:val="0"/>
        <w:ind w:left="0" w:leftChars="0"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户记忆实体主要用于保存与用户长期交互相关的个性化信息，例如用户偏好、长期上下文摘要等。该实体与用户实体之间是一对一关系，即每个用户对应一条用户记忆记录。通过设置用户编号作为外键，可以将用户记忆与具体用户进行绑定，为后续扩展个性化推荐和长期陪伴功能提供支持。</w:t>
      </w:r>
    </w:p>
    <w:p w14:paraId="73B6582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529205" cy="1324610"/>
            <wp:effectExtent l="0" t="0" r="0" b="0"/>
            <wp:docPr id="1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56"/>
                    <pic:cNvPicPr>
                      <a:picLocks noChangeAspect="1"/>
                    </pic:cNvPicPr>
                  </pic:nvPicPr>
                  <pic:blipFill>
                    <a:blip r:embed="rId29"/>
                    <a:stretch>
                      <a:fillRect/>
                    </a:stretch>
                  </pic:blipFill>
                  <pic:spPr>
                    <a:xfrm>
                      <a:off x="0" y="0"/>
                      <a:ext cx="2529205" cy="1324610"/>
                    </a:xfrm>
                    <a:prstGeom prst="rect">
                      <a:avLst/>
                    </a:prstGeom>
                    <a:noFill/>
                    <a:ln w="9525">
                      <a:noFill/>
                    </a:ln>
                  </pic:spPr>
                </pic:pic>
              </a:graphicData>
            </a:graphic>
          </wp:inline>
        </w:drawing>
      </w:r>
    </w:p>
    <w:p w14:paraId="67F4B4EC">
      <w:pPr>
        <w:pStyle w:val="7"/>
        <w:bidi w:val="0"/>
        <w:rPr>
          <w:rFonts w:hint="default"/>
          <w:lang w:val="en-US" w:eastAsia="zh-CN"/>
        </w:rPr>
      </w:pPr>
      <w:r>
        <w:rPr>
          <w:rFonts w:hint="eastAsia"/>
          <w:lang w:val="en-US" w:eastAsia="zh-CN"/>
        </w:rPr>
        <w:t>图4.11 用户记忆实体图</w:t>
      </w:r>
    </w:p>
    <w:p w14:paraId="4653E433">
      <w:pPr>
        <w:bidi w:val="0"/>
        <w:ind w:left="0" w:leftChars="0" w:firstLine="0" w:firstLineChars="0"/>
        <w:rPr>
          <w:rFonts w:hint="eastAsia"/>
          <w:lang w:val="en-US" w:eastAsia="zh-CN"/>
        </w:rPr>
      </w:pPr>
    </w:p>
    <w:p w14:paraId="414A3070">
      <w:pPr>
        <w:bidi w:val="0"/>
        <w:rPr>
          <w:rFonts w:hint="eastAsia"/>
          <w:lang w:val="en-US" w:eastAsia="zh-CN"/>
        </w:rPr>
      </w:pPr>
      <w:r>
        <w:rPr>
          <w:rFonts w:hint="eastAsia"/>
          <w:lang w:val="en-US" w:eastAsia="zh-CN"/>
        </w:rPr>
        <w:t>会话实体主要用于记录每次AI陪伴聊天的基本信息，是系统中连接聊天消息、情绪日志和情绪手记的重要中间实体。会话实体的主要属性包括会话编号、所属用户编号、开始时间和结束时间。其中，会话编号为主键，所属用户编号为外键，表示每场会话都属于某一特定用户。通过会话实体，系统可以对用户每一次对话过程进行独立管理，并为历史分析和会话详情展示提供数据支撑。</w:t>
      </w:r>
    </w:p>
    <w:p w14:paraId="369C108D">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493010" cy="1306195"/>
            <wp:effectExtent l="0" t="0" r="0" b="0"/>
            <wp:docPr id="16"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descr="IMG_256"/>
                    <pic:cNvPicPr>
                      <a:picLocks noChangeAspect="1"/>
                    </pic:cNvPicPr>
                  </pic:nvPicPr>
                  <pic:blipFill>
                    <a:blip r:embed="rId30"/>
                    <a:stretch>
                      <a:fillRect/>
                    </a:stretch>
                  </pic:blipFill>
                  <pic:spPr>
                    <a:xfrm>
                      <a:off x="0" y="0"/>
                      <a:ext cx="2493010" cy="1306195"/>
                    </a:xfrm>
                    <a:prstGeom prst="rect">
                      <a:avLst/>
                    </a:prstGeom>
                    <a:noFill/>
                    <a:ln w="9525">
                      <a:noFill/>
                    </a:ln>
                  </pic:spPr>
                </pic:pic>
              </a:graphicData>
            </a:graphic>
          </wp:inline>
        </w:drawing>
      </w:r>
    </w:p>
    <w:p w14:paraId="1285E896">
      <w:pPr>
        <w:pStyle w:val="7"/>
        <w:bidi w:val="0"/>
        <w:rPr>
          <w:rFonts w:hint="default"/>
          <w:lang w:val="en-US" w:eastAsia="zh-CN"/>
        </w:rPr>
      </w:pPr>
      <w:r>
        <w:rPr>
          <w:rFonts w:hint="eastAsia"/>
          <w:lang w:val="en-US" w:eastAsia="zh-CN"/>
        </w:rPr>
        <w:t>图4.12 会话实体图</w:t>
      </w:r>
    </w:p>
    <w:p w14:paraId="17932BB5">
      <w:pPr>
        <w:keepNext w:val="0"/>
        <w:keepLines w:val="0"/>
        <w:widowControl/>
        <w:suppressLineNumbers w:val="0"/>
        <w:jc w:val="center"/>
        <w:rPr>
          <w:rFonts w:hint="eastAsia" w:ascii="宋体" w:hAnsi="宋体" w:eastAsia="宋体" w:cs="宋体"/>
          <w:kern w:val="0"/>
          <w:sz w:val="24"/>
          <w:szCs w:val="24"/>
          <w:lang w:val="en-US" w:eastAsia="zh-CN" w:bidi="ar"/>
        </w:rPr>
      </w:pPr>
    </w:p>
    <w:p w14:paraId="70767D02">
      <w:pPr>
        <w:bidi w:val="0"/>
        <w:rPr>
          <w:rFonts w:hint="eastAsia"/>
          <w:lang w:val="en-US" w:eastAsia="zh-CN"/>
        </w:rPr>
      </w:pPr>
      <w:r>
        <w:rPr>
          <w:rFonts w:hint="eastAsia"/>
          <w:lang w:val="en-US" w:eastAsia="zh-CN"/>
        </w:rPr>
        <w:t>聊天消息实体用于记录用户与AI之间的具体消息内容。该实体的主要属性包括消息编号、会话编号、消息角色、消息内容、消息产生时对应的情绪状态以及时间戳。其中，会话编号作为外键与会话实体建立联系，表示一场会话可以对应多条聊天消息，而每条聊天消息只属于一场会话。消息角色用于区分消息是由用户发送还是由AI生成，消息产生时对应的情绪状态能够反映用户在对话过程中的情绪背景，为情绪驱动聊天和历史分析提供数据基础。</w:t>
      </w:r>
    </w:p>
    <w:p w14:paraId="2CFB0EA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90495" cy="1605280"/>
            <wp:effectExtent l="0" t="0" r="6985" b="0"/>
            <wp:docPr id="18"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56"/>
                    <pic:cNvPicPr>
                      <a:picLocks noChangeAspect="1"/>
                    </pic:cNvPicPr>
                  </pic:nvPicPr>
                  <pic:blipFill>
                    <a:blip r:embed="rId31"/>
                    <a:stretch>
                      <a:fillRect/>
                    </a:stretch>
                  </pic:blipFill>
                  <pic:spPr>
                    <a:xfrm>
                      <a:off x="0" y="0"/>
                      <a:ext cx="2690495" cy="1605280"/>
                    </a:xfrm>
                    <a:prstGeom prst="rect">
                      <a:avLst/>
                    </a:prstGeom>
                    <a:noFill/>
                    <a:ln w="9525">
                      <a:noFill/>
                    </a:ln>
                  </pic:spPr>
                </pic:pic>
              </a:graphicData>
            </a:graphic>
          </wp:inline>
        </w:drawing>
      </w:r>
    </w:p>
    <w:p w14:paraId="0E4185BF">
      <w:pPr>
        <w:pStyle w:val="7"/>
        <w:bidi w:val="0"/>
        <w:rPr>
          <w:rFonts w:hint="default"/>
          <w:lang w:val="en-US" w:eastAsia="zh-CN"/>
        </w:rPr>
      </w:pPr>
      <w:r>
        <w:rPr>
          <w:rFonts w:hint="eastAsia"/>
          <w:lang w:val="en-US" w:eastAsia="zh-CN"/>
        </w:rPr>
        <w:t>图4.13 聊天消息实体图</w:t>
      </w:r>
    </w:p>
    <w:p w14:paraId="6994C68B">
      <w:pPr>
        <w:bidi w:val="0"/>
        <w:rPr>
          <w:rFonts w:hint="eastAsia"/>
          <w:lang w:val="en-US" w:eastAsia="zh-CN"/>
        </w:rPr>
      </w:pPr>
      <w:r>
        <w:rPr>
          <w:rFonts w:hint="eastAsia"/>
          <w:lang w:val="en-US" w:eastAsia="zh-CN"/>
        </w:rPr>
        <w:t xml:space="preserve">  情绪日志实体用于保存系统在实时情绪识别过程中产生的数据，是实现情绪趋势分析和情绪分布统计的核心实体。该实体主要包括日志编号、会话编号、情绪类别、置信度和记录时间等属性。会话编号作为外键，将情绪日志与具体会话绑定。由于在一次会话过程中会产生多条情绪识别结果，因此会话实体与情绪日志实体之间是一对多关系。通过该实体，系统能够记录用户在整个对话过程中的情绪变化轨迹，为折线图、饼图和今日情绪报告等分析功能提供基础数据。</w:t>
      </w:r>
    </w:p>
    <w:p w14:paraId="1B89AAE3">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921635" cy="1727200"/>
            <wp:effectExtent l="0" t="0" r="0" b="0"/>
            <wp:docPr id="19"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descr="IMG_256"/>
                    <pic:cNvPicPr>
                      <a:picLocks noChangeAspect="1"/>
                    </pic:cNvPicPr>
                  </pic:nvPicPr>
                  <pic:blipFill>
                    <a:blip r:embed="rId32"/>
                    <a:stretch>
                      <a:fillRect/>
                    </a:stretch>
                  </pic:blipFill>
                  <pic:spPr>
                    <a:xfrm>
                      <a:off x="0" y="0"/>
                      <a:ext cx="2921635" cy="1727200"/>
                    </a:xfrm>
                    <a:prstGeom prst="rect">
                      <a:avLst/>
                    </a:prstGeom>
                    <a:noFill/>
                    <a:ln w="9525">
                      <a:noFill/>
                    </a:ln>
                  </pic:spPr>
                </pic:pic>
              </a:graphicData>
            </a:graphic>
          </wp:inline>
        </w:drawing>
      </w:r>
    </w:p>
    <w:p w14:paraId="51C56058">
      <w:pPr>
        <w:pStyle w:val="7"/>
        <w:bidi w:val="0"/>
        <w:rPr>
          <w:rFonts w:hint="default"/>
          <w:lang w:val="en-US" w:eastAsia="zh-CN"/>
        </w:rPr>
      </w:pPr>
      <w:r>
        <w:rPr>
          <w:rFonts w:hint="eastAsia"/>
          <w:lang w:val="en-US" w:eastAsia="zh-CN"/>
        </w:rPr>
        <w:t>图4.14 情绪日志实体图</w:t>
      </w:r>
    </w:p>
    <w:p w14:paraId="54720A0B">
      <w:pPr>
        <w:bidi w:val="0"/>
        <w:rPr>
          <w:rFonts w:hint="eastAsia"/>
          <w:lang w:val="en-US" w:eastAsia="zh-CN"/>
        </w:rPr>
      </w:pPr>
    </w:p>
    <w:p w14:paraId="1BCB9D4F">
      <w:pPr>
        <w:keepNext w:val="0"/>
        <w:keepLines w:val="0"/>
        <w:widowControl/>
        <w:suppressLineNumbers w:val="0"/>
        <w:jc w:val="center"/>
        <w:rPr>
          <w:rFonts w:hint="eastAsia" w:ascii="宋体" w:hAnsi="宋体" w:eastAsia="宋体" w:cs="宋体"/>
          <w:kern w:val="0"/>
          <w:sz w:val="24"/>
          <w:szCs w:val="24"/>
          <w:lang w:val="en-US" w:eastAsia="zh-CN" w:bidi="ar"/>
        </w:rPr>
      </w:pPr>
    </w:p>
    <w:p w14:paraId="3451C7A0">
      <w:pPr>
        <w:bidi w:val="0"/>
        <w:ind w:firstLine="720" w:firstLineChars="300"/>
        <w:rPr>
          <w:rFonts w:hint="eastAsia"/>
          <w:lang w:val="en-US" w:eastAsia="zh-CN"/>
        </w:rPr>
      </w:pPr>
      <w:r>
        <w:rPr>
          <w:rFonts w:hint="eastAsia"/>
          <w:lang w:val="en-US" w:eastAsia="zh-CN"/>
        </w:rPr>
        <w:t>情绪手记实体用于保存用户主动记录的主观情绪内容，是系统中体现“主观补充”功能的重要实体。该实体主要包括手记编号、所属用户编号、关联会话编号、手记标题、手记内容、情绪标签、创建时间和更新时间等属性。其中，所属用户编号作为外键与用户实体建立联系，表示每篇手记归属于某一用户；关联会话编号作为外键与会话实体建立联系，用于支持手记与某次会话的绑定。需要说明的是，情绪手记与会话的绑定并非强制关系，因此关联会话编号可以为空，即用户也可以单独记录手记而不绑定具体会话。通过手记实体，系统不仅保存了基于摄像头识别得到的客观情绪结果，也记录了用户主动表达的主观情绪体验，从而实现情绪管理闭环。</w:t>
      </w:r>
    </w:p>
    <w:p w14:paraId="70C81C3B">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20645" cy="1921510"/>
            <wp:effectExtent l="0" t="0" r="635" b="0"/>
            <wp:docPr id="20"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IMG_256"/>
                    <pic:cNvPicPr>
                      <a:picLocks noChangeAspect="1"/>
                    </pic:cNvPicPr>
                  </pic:nvPicPr>
                  <pic:blipFill>
                    <a:blip r:embed="rId33"/>
                    <a:stretch>
                      <a:fillRect/>
                    </a:stretch>
                  </pic:blipFill>
                  <pic:spPr>
                    <a:xfrm>
                      <a:off x="0" y="0"/>
                      <a:ext cx="2620645" cy="1921510"/>
                    </a:xfrm>
                    <a:prstGeom prst="rect">
                      <a:avLst/>
                    </a:prstGeom>
                    <a:noFill/>
                    <a:ln w="9525">
                      <a:noFill/>
                    </a:ln>
                  </pic:spPr>
                </pic:pic>
              </a:graphicData>
            </a:graphic>
          </wp:inline>
        </w:drawing>
      </w:r>
    </w:p>
    <w:p w14:paraId="37657C64">
      <w:pPr>
        <w:pStyle w:val="7"/>
        <w:bidi w:val="0"/>
        <w:rPr>
          <w:rFonts w:hint="default"/>
          <w:lang w:val="en-US" w:eastAsia="zh-CN"/>
        </w:rPr>
      </w:pPr>
      <w:r>
        <w:rPr>
          <w:rFonts w:hint="eastAsia"/>
          <w:lang w:val="en-US" w:eastAsia="zh-CN"/>
        </w:rPr>
        <w:t>图4.15 情绪手记实体图</w:t>
      </w:r>
    </w:p>
    <w:p w14:paraId="1A17827F">
      <w:pPr>
        <w:bidi w:val="0"/>
        <w:rPr>
          <w:rFonts w:hint="eastAsia"/>
          <w:lang w:val="en-US" w:eastAsia="zh-CN"/>
        </w:rPr>
      </w:pPr>
    </w:p>
    <w:p w14:paraId="233E8A93">
      <w:pPr>
        <w:keepNext w:val="0"/>
        <w:keepLines w:val="0"/>
        <w:widowControl/>
        <w:suppressLineNumbers w:val="0"/>
        <w:jc w:val="center"/>
        <w:rPr>
          <w:rFonts w:hint="eastAsia" w:ascii="宋体" w:hAnsi="宋体" w:eastAsia="宋体" w:cs="宋体"/>
          <w:kern w:val="0"/>
          <w:sz w:val="24"/>
          <w:szCs w:val="24"/>
          <w:lang w:val="en-US" w:eastAsia="zh-CN" w:bidi="ar"/>
        </w:rPr>
      </w:pPr>
    </w:p>
    <w:p w14:paraId="00D54F0A">
      <w:pPr>
        <w:bidi w:val="0"/>
        <w:rPr>
          <w:rFonts w:hint="eastAsia"/>
          <w:lang w:val="en-US" w:eastAsia="zh-CN"/>
        </w:rPr>
      </w:pPr>
      <w:r>
        <w:rPr>
          <w:rFonts w:hint="eastAsia"/>
          <w:lang w:val="en-US" w:eastAsia="zh-CN"/>
        </w:rPr>
        <w:t>在实体关系设计方面，用户实体与用户记忆实体之间构成一对一关系；用户实体与会话实体之间构成一对多关系；用户实体与情绪手记实体之间构成一对多关系；会话实体与聊天消息实体之间构成一对多关系；会话实体与情绪日志实体之间构成一对多关系；会话实体与情绪手记实体之间构成一对多关系或零对多关系。通过这些关系设计，系统能够完整描述用户、会话、聊天、情绪和手记之间的数据联系。</w:t>
      </w:r>
    </w:p>
    <w:p w14:paraId="5CC1AB4A">
      <w:pPr>
        <w:bidi w:val="0"/>
        <w:ind w:left="0" w:leftChars="0" w:firstLine="480" w:firstLineChars="200"/>
        <w:rPr>
          <w:lang w:val="en-US" w:eastAsia="zh-CN"/>
        </w:rPr>
      </w:pPr>
      <w:r>
        <w:rPr>
          <w:rFonts w:hint="eastAsia"/>
          <w:lang w:val="en-US" w:eastAsia="zh-CN"/>
        </w:rPr>
        <w:t>综上所述，本文数据库概念设计紧密围绕系统功能需求展开，既满足了用户管理、实时情绪识别、聊天记录存储和历史分析的需要，又支持情绪手记与会话绑定等扩展功能，为后续数据库逻辑设计和系统实现提供了基础。</w:t>
      </w:r>
    </w:p>
    <w:p w14:paraId="6B4FAFCB">
      <w:pPr>
        <w:pStyle w:val="5"/>
        <w:bidi w:val="0"/>
        <w:rPr>
          <w:rFonts w:hint="default"/>
          <w:lang w:val="en-US" w:eastAsia="zh-CN"/>
        </w:rPr>
      </w:pPr>
      <w:bookmarkStart w:id="52" w:name="_Toc11602"/>
      <w:r>
        <w:rPr>
          <w:rFonts w:hint="eastAsia"/>
          <w:lang w:val="en-US" w:eastAsia="zh-CN"/>
        </w:rPr>
        <w:t>4.4.2数据库逻辑设计</w:t>
      </w:r>
      <w:bookmarkEnd w:id="52"/>
    </w:p>
    <w:p w14:paraId="28DB9F17">
      <w:pPr>
        <w:bidi w:val="0"/>
        <w:ind w:left="0" w:leftChars="0" w:firstLine="480" w:firstLineChars="200"/>
        <w:rPr>
          <w:rFonts w:hint="eastAsia"/>
        </w:rPr>
      </w:pPr>
      <w:r>
        <w:rPr>
          <w:rFonts w:hint="eastAsia"/>
        </w:rPr>
        <w:t>在完成数据库概念设计的基础上，需要进一步将概念模型转换为关系模型</w:t>
      </w:r>
      <w:r>
        <w:rPr>
          <w:rFonts w:hint="eastAsia"/>
          <w:lang w:eastAsia="zh-CN"/>
        </w:rPr>
        <w:t>。</w:t>
      </w:r>
      <w:r>
        <w:rPr>
          <w:rFonts w:hint="eastAsia"/>
        </w:rPr>
        <w:t>本文系统采用SQLite作为数据存储方案，其逻辑设计需要能够满足多用户登录、会话记录、聊天消息存储、情绪日志记录、情绪手记管理以及个性化信息保存等需求。</w:t>
      </w:r>
    </w:p>
    <w:p w14:paraId="7CFE7FE8">
      <w:pPr>
        <w:bidi w:val="0"/>
        <w:ind w:left="0" w:leftChars="0" w:firstLine="480" w:firstLineChars="200"/>
        <w:rPr>
          <w:rFonts w:hint="eastAsia"/>
        </w:rPr>
      </w:pPr>
      <w:r>
        <w:rPr>
          <w:rFonts w:hint="eastAsia"/>
        </w:rPr>
        <w:t>根据前文的概念结构设计，本文将系统数据库逻辑结构划分为用户表、用户记忆表、会话表、聊天消息表、情绪日志表和情绪手记表六个主要数据表。各表之间通过主键和外键建立联系，共同支撑系统的业务流程。</w:t>
      </w:r>
    </w:p>
    <w:p w14:paraId="023ED3AB">
      <w:pPr>
        <w:bidi w:val="0"/>
        <w:ind w:left="0" w:leftChars="0" w:firstLine="480" w:firstLineChars="200"/>
        <w:rPr>
          <w:rFonts w:hint="eastAsia"/>
        </w:rPr>
      </w:pPr>
      <w:r>
        <w:rPr>
          <w:rFonts w:hint="eastAsia"/>
        </w:rPr>
        <w:t>用户表用于保存系统中的用户账号信息，是系统数据管理的核心基础表。该表主要包括用户编号、用户名、密码摘要和创建时间等字段。其中，用户编号作为主键，用于唯一标识每一位用户；用户名用于区分不同用户，并设置唯一约束，防止重复注册；密码摘要字段用于存储经过加密处理后的密码信息，以保证账号安全性；创建时间字段用于记录用户账号的生成时间。用户表的建立实现了系统的多用户管理功能，也为其他业务数据表提供了归属依据。</w:t>
      </w:r>
    </w:p>
    <w:p w14:paraId="6AD63A1E">
      <w:pPr>
        <w:pStyle w:val="7"/>
        <w:bidi w:val="0"/>
        <w:rPr>
          <w:rFonts w:hint="default"/>
          <w:lang w:val="en-US" w:eastAsia="zh-CN"/>
        </w:rPr>
      </w:pPr>
      <w:r>
        <w:rPr>
          <w:rFonts w:hint="eastAsia"/>
          <w:lang w:val="en-US" w:eastAsia="zh-CN"/>
        </w:rPr>
        <w:t>表4.1  用户表</w:t>
      </w:r>
    </w:p>
    <w:tbl>
      <w:tblPr>
        <w:tblStyle w:val="18"/>
        <w:tblW w:w="8546" w:type="dxa"/>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965"/>
        <w:gridCol w:w="1027"/>
        <w:gridCol w:w="6554"/>
      </w:tblGrid>
      <w:tr w14:paraId="6D26ACA4">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12" w:space="0"/>
              <w:left w:val="nil"/>
              <w:bottom w:val="single" w:color="000000" w:sz="4" w:space="0"/>
              <w:right w:val="nil"/>
              <w:tl2br w:val="nil"/>
              <w:tr2bl w:val="nil"/>
            </w:tcBorders>
            <w:shd w:val="clear" w:color="auto" w:fill="FFFFFF"/>
            <w:vAlign w:val="center"/>
          </w:tcPr>
          <w:p w14:paraId="2F968B46">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字段名</w:t>
            </w:r>
          </w:p>
        </w:tc>
        <w:tc>
          <w:tcPr>
            <w:tcW w:w="1027" w:type="dxa"/>
            <w:tcBorders>
              <w:top w:val="single" w:color="000000" w:sz="12" w:space="0"/>
              <w:left w:val="nil"/>
              <w:bottom w:val="single" w:color="000000" w:sz="4" w:space="0"/>
              <w:right w:val="nil"/>
              <w:tl2br w:val="nil"/>
              <w:tr2bl w:val="nil"/>
            </w:tcBorders>
            <w:shd w:val="clear" w:color="auto" w:fill="FFFFFF"/>
            <w:vAlign w:val="center"/>
          </w:tcPr>
          <w:p w14:paraId="0953169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字段类型</w:t>
            </w:r>
          </w:p>
        </w:tc>
        <w:tc>
          <w:tcPr>
            <w:tcW w:w="6554" w:type="dxa"/>
            <w:tcBorders>
              <w:top w:val="single" w:color="000000" w:sz="12" w:space="0"/>
              <w:left w:val="nil"/>
              <w:bottom w:val="single" w:color="000000" w:sz="4" w:space="0"/>
              <w:right w:val="nil"/>
              <w:tl2br w:val="nil"/>
              <w:tr2bl w:val="nil"/>
            </w:tcBorders>
            <w:shd w:val="clear" w:color="auto" w:fill="FFFFFF"/>
            <w:vAlign w:val="center"/>
          </w:tcPr>
          <w:p w14:paraId="0FCA640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字段描述</w:t>
            </w:r>
          </w:p>
        </w:tc>
      </w:tr>
      <w:tr w14:paraId="7DFC2AD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4" w:space="0"/>
              <w:left w:val="nil"/>
              <w:bottom w:val="nil"/>
              <w:right w:val="nil"/>
              <w:tl2br w:val="nil"/>
              <w:tr2bl w:val="nil"/>
            </w:tcBorders>
            <w:shd w:val="clear" w:color="auto" w:fill="FFFFFF"/>
            <w:vAlign w:val="center"/>
          </w:tcPr>
          <w:p w14:paraId="69E97DAB">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id</w:t>
            </w:r>
          </w:p>
        </w:tc>
        <w:tc>
          <w:tcPr>
            <w:tcW w:w="1027" w:type="dxa"/>
            <w:tcBorders>
              <w:top w:val="single" w:color="000000" w:sz="4" w:space="0"/>
              <w:left w:val="nil"/>
              <w:bottom w:val="nil"/>
              <w:right w:val="nil"/>
              <w:tl2br w:val="nil"/>
              <w:tr2bl w:val="nil"/>
            </w:tcBorders>
            <w:shd w:val="clear" w:color="auto" w:fill="FFFFFF"/>
            <w:vAlign w:val="center"/>
          </w:tcPr>
          <w:p w14:paraId="49B47D82">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554" w:type="dxa"/>
            <w:tcBorders>
              <w:top w:val="single" w:color="000000" w:sz="4" w:space="0"/>
              <w:left w:val="nil"/>
              <w:bottom w:val="nil"/>
              <w:right w:val="nil"/>
              <w:tl2br w:val="nil"/>
              <w:tr2bl w:val="nil"/>
            </w:tcBorders>
            <w:shd w:val="clear" w:color="auto" w:fill="FFFFFF"/>
            <w:vAlign w:val="center"/>
          </w:tcPr>
          <w:p w14:paraId="4E37BDCC">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用户记录的唯一标识符，用于唯一标识每个用户。</w:t>
            </w:r>
          </w:p>
        </w:tc>
      </w:tr>
      <w:tr w14:paraId="470FE733">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0FEB221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username</w:t>
            </w:r>
          </w:p>
        </w:tc>
        <w:tc>
          <w:tcPr>
            <w:tcW w:w="1027" w:type="dxa"/>
            <w:tcBorders>
              <w:top w:val="nil"/>
              <w:left w:val="nil"/>
              <w:bottom w:val="nil"/>
              <w:right w:val="nil"/>
              <w:tl2br w:val="nil"/>
              <w:tr2bl w:val="nil"/>
            </w:tcBorders>
            <w:shd w:val="clear" w:color="auto" w:fill="FFFFFF"/>
            <w:vAlign w:val="center"/>
          </w:tcPr>
          <w:p w14:paraId="2B72476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varchar</w:t>
            </w:r>
          </w:p>
        </w:tc>
        <w:tc>
          <w:tcPr>
            <w:tcW w:w="6554" w:type="dxa"/>
            <w:tcBorders>
              <w:top w:val="nil"/>
              <w:left w:val="nil"/>
              <w:bottom w:val="nil"/>
              <w:right w:val="nil"/>
              <w:tl2br w:val="nil"/>
              <w:tr2bl w:val="nil"/>
            </w:tcBorders>
            <w:shd w:val="clear" w:color="auto" w:fill="FFFFFF"/>
            <w:vAlign w:val="center"/>
          </w:tcPr>
          <w:p w14:paraId="15FA3A3C">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用户登录系统时使用的用户名，要求唯一。</w:t>
            </w:r>
          </w:p>
        </w:tc>
      </w:tr>
      <w:tr w14:paraId="0954446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2B76A7C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password_hash</w:t>
            </w:r>
          </w:p>
        </w:tc>
        <w:tc>
          <w:tcPr>
            <w:tcW w:w="1027" w:type="dxa"/>
            <w:tcBorders>
              <w:top w:val="nil"/>
              <w:left w:val="nil"/>
              <w:bottom w:val="nil"/>
              <w:right w:val="nil"/>
              <w:tl2br w:val="nil"/>
              <w:tr2bl w:val="nil"/>
            </w:tcBorders>
            <w:shd w:val="clear" w:color="auto" w:fill="FFFFFF"/>
            <w:vAlign w:val="center"/>
          </w:tcPr>
          <w:p w14:paraId="76275DC0">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cs="宋体"/>
                <w:b w:val="0"/>
                <w:color w:val="000000"/>
                <w:sz w:val="21"/>
                <w:szCs w:val="21"/>
                <w:lang w:val="en-US" w:eastAsia="zh-CN"/>
              </w:rPr>
              <w:t>varchar</w:t>
            </w:r>
          </w:p>
        </w:tc>
        <w:tc>
          <w:tcPr>
            <w:tcW w:w="6554" w:type="dxa"/>
            <w:tcBorders>
              <w:top w:val="nil"/>
              <w:left w:val="nil"/>
              <w:bottom w:val="nil"/>
              <w:right w:val="nil"/>
              <w:tl2br w:val="nil"/>
              <w:tr2bl w:val="nil"/>
            </w:tcBorders>
            <w:shd w:val="clear" w:color="auto" w:fill="FFFFFF"/>
            <w:vAlign w:val="center"/>
          </w:tcPr>
          <w:p w14:paraId="05AF2CF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ab/>
            </w:r>
            <w:r>
              <w:rPr>
                <w:rFonts w:hint="eastAsia" w:ascii="Times New Roman" w:hAnsi="Times New Roman" w:cs="宋体"/>
                <w:b w:val="0"/>
                <w:color w:val="000000"/>
                <w:sz w:val="21"/>
                <w:szCs w:val="21"/>
                <w:lang w:val="en-US" w:eastAsia="zh-CN"/>
              </w:rPr>
              <w:t>经过加密处理后的用户密码摘要，用于用户身份校验。</w:t>
            </w:r>
          </w:p>
        </w:tc>
      </w:tr>
      <w:tr w14:paraId="056578F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20FC8B0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c</w:t>
            </w:r>
            <w:r>
              <w:rPr>
                <w:rFonts w:hint="eastAsia" w:ascii="Times New Roman" w:hAnsi="Times New Roman" w:eastAsia="宋体" w:cs="宋体"/>
                <w:b w:val="0"/>
                <w:color w:val="000000"/>
                <w:sz w:val="21"/>
                <w:szCs w:val="21"/>
                <w:lang w:val="en-US"/>
              </w:rPr>
              <w:t>reated</w:t>
            </w:r>
            <w:r>
              <w:rPr>
                <w:rFonts w:hint="eastAsia" w:ascii="Times New Roman" w:hAnsi="Times New Roman" w:cs="宋体"/>
                <w:b w:val="0"/>
                <w:color w:val="000000"/>
                <w:sz w:val="21"/>
                <w:szCs w:val="21"/>
                <w:lang w:val="en-US" w:eastAsia="zh-CN"/>
              </w:rPr>
              <w:t>_at</w:t>
            </w:r>
          </w:p>
        </w:tc>
        <w:tc>
          <w:tcPr>
            <w:tcW w:w="1027" w:type="dxa"/>
            <w:tcBorders>
              <w:top w:val="nil"/>
              <w:left w:val="nil"/>
              <w:bottom w:val="nil"/>
              <w:right w:val="nil"/>
              <w:tl2br w:val="nil"/>
              <w:tr2bl w:val="nil"/>
            </w:tcBorders>
            <w:shd w:val="clear" w:color="auto" w:fill="FFFFFF"/>
            <w:vAlign w:val="center"/>
          </w:tcPr>
          <w:p w14:paraId="4BE2B74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6554" w:type="dxa"/>
            <w:tcBorders>
              <w:top w:val="nil"/>
              <w:left w:val="nil"/>
              <w:bottom w:val="nil"/>
              <w:right w:val="nil"/>
              <w:tl2br w:val="nil"/>
              <w:tr2bl w:val="nil"/>
            </w:tcBorders>
            <w:shd w:val="clear" w:color="auto" w:fill="FFFFFF"/>
            <w:vAlign w:val="center"/>
          </w:tcPr>
          <w:p w14:paraId="236582E7">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用户账号的创建时间，用于记录用户注册时间。</w:t>
            </w:r>
          </w:p>
        </w:tc>
      </w:tr>
    </w:tbl>
    <w:p w14:paraId="7E643229">
      <w:pPr>
        <w:pStyle w:val="7"/>
      </w:pPr>
    </w:p>
    <w:p w14:paraId="40368267">
      <w:pPr>
        <w:bidi w:val="0"/>
        <w:ind w:left="0" w:leftChars="0" w:firstLine="480" w:firstLineChars="200"/>
        <w:rPr>
          <w:rFonts w:hint="eastAsia"/>
        </w:rPr>
      </w:pPr>
      <w:r>
        <w:rPr>
          <w:rFonts w:hint="eastAsia"/>
        </w:rPr>
        <w:t>用户记忆表用于保存用户长期交互过程中形成的个性化信息。该表主要包括记录编号、用户编号、记忆内容和更新时间等字段。其中，记录编号作为主键，用户编号作为外键与用户表关联，保证每条记忆信息都归属于某一用户。用户记忆表的设置有助于系统在后续扩展中支持个性化上下文管理和长期陪伴功能。</w:t>
      </w:r>
    </w:p>
    <w:p w14:paraId="46CF29C0">
      <w:pPr>
        <w:pStyle w:val="7"/>
        <w:bidi w:val="0"/>
        <w:rPr>
          <w:rFonts w:hint="default"/>
          <w:lang w:val="en-US" w:eastAsia="zh-CN"/>
        </w:rPr>
      </w:pPr>
      <w:r>
        <w:rPr>
          <w:rFonts w:hint="eastAsia"/>
          <w:lang w:val="en-US" w:eastAsia="zh-CN"/>
        </w:rPr>
        <w:t>表4.2 用户记忆表</w:t>
      </w:r>
    </w:p>
    <w:tbl>
      <w:tblPr>
        <w:tblStyle w:val="18"/>
        <w:tblW w:w="8096" w:type="dxa"/>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965"/>
        <w:gridCol w:w="1027"/>
        <w:gridCol w:w="6104"/>
      </w:tblGrid>
      <w:tr w14:paraId="2E4C2F1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12" w:space="0"/>
              <w:left w:val="nil"/>
              <w:bottom w:val="single" w:color="000000" w:sz="4" w:space="0"/>
              <w:right w:val="nil"/>
              <w:tl2br w:val="nil"/>
              <w:tr2bl w:val="nil"/>
            </w:tcBorders>
            <w:shd w:val="clear" w:color="auto" w:fill="FFFFFF"/>
            <w:vAlign w:val="center"/>
          </w:tcPr>
          <w:p w14:paraId="34F11DC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字段名</w:t>
            </w:r>
          </w:p>
        </w:tc>
        <w:tc>
          <w:tcPr>
            <w:tcW w:w="1027" w:type="dxa"/>
            <w:tcBorders>
              <w:top w:val="single" w:color="000000" w:sz="12" w:space="0"/>
              <w:left w:val="nil"/>
              <w:bottom w:val="single" w:color="000000" w:sz="4" w:space="0"/>
              <w:right w:val="nil"/>
              <w:tl2br w:val="nil"/>
              <w:tr2bl w:val="nil"/>
            </w:tcBorders>
            <w:shd w:val="clear" w:color="auto" w:fill="FFFFFF"/>
            <w:vAlign w:val="center"/>
          </w:tcPr>
          <w:p w14:paraId="1DE90AC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字段类型</w:t>
            </w:r>
          </w:p>
        </w:tc>
        <w:tc>
          <w:tcPr>
            <w:tcW w:w="6104" w:type="dxa"/>
            <w:tcBorders>
              <w:top w:val="single" w:color="000000" w:sz="12" w:space="0"/>
              <w:left w:val="nil"/>
              <w:bottom w:val="single" w:color="000000" w:sz="4" w:space="0"/>
              <w:right w:val="nil"/>
              <w:tl2br w:val="nil"/>
              <w:tr2bl w:val="nil"/>
            </w:tcBorders>
            <w:shd w:val="clear" w:color="auto" w:fill="FFFFFF"/>
            <w:vAlign w:val="center"/>
          </w:tcPr>
          <w:p w14:paraId="6D5DD21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字段描述</w:t>
            </w:r>
          </w:p>
        </w:tc>
      </w:tr>
      <w:tr w14:paraId="365618F0">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4" w:space="0"/>
              <w:left w:val="nil"/>
              <w:bottom w:val="nil"/>
              <w:right w:val="nil"/>
              <w:tl2br w:val="nil"/>
              <w:tr2bl w:val="nil"/>
            </w:tcBorders>
            <w:shd w:val="clear" w:color="auto" w:fill="FFFFFF"/>
            <w:vAlign w:val="center"/>
          </w:tcPr>
          <w:p w14:paraId="1E188B2D">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id</w:t>
            </w:r>
          </w:p>
        </w:tc>
        <w:tc>
          <w:tcPr>
            <w:tcW w:w="1027" w:type="dxa"/>
            <w:tcBorders>
              <w:top w:val="single" w:color="000000" w:sz="4" w:space="0"/>
              <w:left w:val="nil"/>
              <w:bottom w:val="nil"/>
              <w:right w:val="nil"/>
              <w:tl2br w:val="nil"/>
              <w:tr2bl w:val="nil"/>
            </w:tcBorders>
            <w:shd w:val="clear" w:color="auto" w:fill="FFFFFF"/>
            <w:vAlign w:val="center"/>
          </w:tcPr>
          <w:p w14:paraId="0E84629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104" w:type="dxa"/>
            <w:tcBorders>
              <w:top w:val="single" w:color="000000" w:sz="4" w:space="0"/>
              <w:left w:val="nil"/>
              <w:bottom w:val="nil"/>
              <w:right w:val="nil"/>
              <w:tl2br w:val="nil"/>
              <w:tr2bl w:val="nil"/>
            </w:tcBorders>
            <w:shd w:val="clear" w:color="auto" w:fill="FFFFFF"/>
            <w:vAlign w:val="center"/>
          </w:tcPr>
          <w:p w14:paraId="67A79CA3">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用户记忆记录的唯一标识符，用于唯一标识每条记忆信息。</w:t>
            </w:r>
          </w:p>
        </w:tc>
      </w:tr>
      <w:tr w14:paraId="5362207B">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02403207">
            <w:pPr>
              <w:spacing w:before="30" w:beforeLines="0" w:after="90" w:afterLines="0" w:line="240" w:lineRule="auto"/>
              <w:ind w:left="0" w:leftChars="0" w:firstLine="0" w:firstLineChars="0"/>
              <w:jc w:val="both"/>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 xml:space="preserve">  user_id</w:t>
            </w:r>
          </w:p>
        </w:tc>
        <w:tc>
          <w:tcPr>
            <w:tcW w:w="1027" w:type="dxa"/>
            <w:tcBorders>
              <w:top w:val="nil"/>
              <w:left w:val="nil"/>
              <w:bottom w:val="nil"/>
              <w:right w:val="nil"/>
              <w:tl2br w:val="nil"/>
              <w:tr2bl w:val="nil"/>
            </w:tcBorders>
            <w:shd w:val="clear" w:color="auto" w:fill="FFFFFF"/>
            <w:vAlign w:val="center"/>
          </w:tcPr>
          <w:p w14:paraId="3BC258B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104" w:type="dxa"/>
            <w:tcBorders>
              <w:top w:val="nil"/>
              <w:left w:val="nil"/>
              <w:bottom w:val="nil"/>
              <w:right w:val="nil"/>
              <w:tl2br w:val="nil"/>
              <w:tr2bl w:val="nil"/>
            </w:tcBorders>
            <w:shd w:val="clear" w:color="auto" w:fill="FFFFFF"/>
            <w:vAlign w:val="center"/>
          </w:tcPr>
          <w:p w14:paraId="0BEA098D">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关联用户表中的用户编号，用于标识该记忆所属用户。</w:t>
            </w:r>
          </w:p>
        </w:tc>
      </w:tr>
      <w:tr w14:paraId="3AD87E5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709" w:hRule="atLeast"/>
          <w:jc w:val="center"/>
        </w:trPr>
        <w:tc>
          <w:tcPr>
            <w:tcW w:w="965" w:type="dxa"/>
            <w:tcBorders>
              <w:top w:val="nil"/>
              <w:left w:val="nil"/>
              <w:bottom w:val="nil"/>
              <w:right w:val="nil"/>
              <w:tl2br w:val="nil"/>
              <w:tr2bl w:val="nil"/>
            </w:tcBorders>
            <w:shd w:val="clear" w:color="auto" w:fill="FFFFFF"/>
            <w:vAlign w:val="center"/>
          </w:tcPr>
          <w:p w14:paraId="5A90082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facts</w:t>
            </w:r>
          </w:p>
        </w:tc>
        <w:tc>
          <w:tcPr>
            <w:tcW w:w="1027" w:type="dxa"/>
            <w:tcBorders>
              <w:top w:val="nil"/>
              <w:left w:val="nil"/>
              <w:bottom w:val="nil"/>
              <w:right w:val="nil"/>
              <w:tl2br w:val="nil"/>
              <w:tr2bl w:val="nil"/>
            </w:tcBorders>
            <w:shd w:val="clear" w:color="auto" w:fill="FFFFFF"/>
            <w:vAlign w:val="center"/>
          </w:tcPr>
          <w:p w14:paraId="60FAF5F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text</w:t>
            </w:r>
          </w:p>
        </w:tc>
        <w:tc>
          <w:tcPr>
            <w:tcW w:w="6104" w:type="dxa"/>
            <w:tcBorders>
              <w:top w:val="nil"/>
              <w:left w:val="nil"/>
              <w:bottom w:val="nil"/>
              <w:right w:val="nil"/>
              <w:tl2br w:val="nil"/>
              <w:tr2bl w:val="nil"/>
            </w:tcBorders>
            <w:shd w:val="clear" w:color="auto" w:fill="FFFFFF"/>
            <w:vAlign w:val="center"/>
          </w:tcPr>
          <w:p w14:paraId="464422EE">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用户长期记忆内容，用于保存个性化偏好或上下文摘要信息。</w:t>
            </w:r>
          </w:p>
        </w:tc>
      </w:tr>
      <w:tr w14:paraId="6814E3CA">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864" w:hRule="atLeast"/>
          <w:jc w:val="center"/>
        </w:trPr>
        <w:tc>
          <w:tcPr>
            <w:tcW w:w="965" w:type="dxa"/>
            <w:tcBorders>
              <w:top w:val="nil"/>
              <w:left w:val="nil"/>
              <w:bottom w:val="nil"/>
              <w:right w:val="nil"/>
              <w:tl2br w:val="nil"/>
              <w:tr2bl w:val="nil"/>
            </w:tcBorders>
            <w:shd w:val="clear" w:color="auto" w:fill="FFFFFF"/>
            <w:vAlign w:val="center"/>
          </w:tcPr>
          <w:p w14:paraId="56A2B7DB">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updated_at</w:t>
            </w:r>
          </w:p>
        </w:tc>
        <w:tc>
          <w:tcPr>
            <w:tcW w:w="1027" w:type="dxa"/>
            <w:tcBorders>
              <w:top w:val="nil"/>
              <w:left w:val="nil"/>
              <w:bottom w:val="nil"/>
              <w:right w:val="nil"/>
              <w:tl2br w:val="nil"/>
              <w:tr2bl w:val="nil"/>
            </w:tcBorders>
            <w:shd w:val="clear" w:color="auto" w:fill="FFFFFF"/>
            <w:vAlign w:val="center"/>
          </w:tcPr>
          <w:p w14:paraId="3B354C0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6104" w:type="dxa"/>
            <w:tcBorders>
              <w:top w:val="nil"/>
              <w:left w:val="nil"/>
              <w:bottom w:val="nil"/>
              <w:right w:val="nil"/>
              <w:tl2br w:val="nil"/>
              <w:tr2bl w:val="nil"/>
            </w:tcBorders>
            <w:shd w:val="clear" w:color="auto" w:fill="FFFFFF"/>
            <w:vAlign w:val="center"/>
          </w:tcPr>
          <w:p w14:paraId="680E9C4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用户记忆内容的最后更新时间，用于记录最近一次修改时间。</w:t>
            </w:r>
          </w:p>
        </w:tc>
      </w:tr>
    </w:tbl>
    <w:p w14:paraId="231FD6CD">
      <w:pPr>
        <w:bidi w:val="0"/>
        <w:ind w:left="0" w:leftChars="0" w:firstLine="480" w:firstLineChars="200"/>
        <w:rPr>
          <w:rFonts w:hint="eastAsia"/>
        </w:rPr>
      </w:pPr>
      <w:r>
        <w:rPr>
          <w:rFonts w:hint="eastAsia"/>
        </w:rPr>
        <w:t>会话表用于记录每一次AI陪伴聊天的基本信息。该表主要包括会话编号、所属用户编号、开始时间和结束时间等字段。其中，会话编号为主键，所属用户编号为外键，表示一条会话记录归属于某一用户。开始时间和结束时间用于标识一次会话的持续过程，并为后续统计会话时长、筛选历史会话和生成今日情绪报告提供依据。会话表在系统逻辑结构中起到桥梁作用，是连接聊天消息表、情绪日志表和情绪手记表的重要中间表。</w:t>
      </w:r>
    </w:p>
    <w:p w14:paraId="2B4F0A92">
      <w:pPr>
        <w:pStyle w:val="7"/>
        <w:bidi w:val="0"/>
        <w:rPr>
          <w:rFonts w:hint="default"/>
          <w:lang w:val="en-US" w:eastAsia="zh-CN"/>
        </w:rPr>
      </w:pPr>
      <w:r>
        <w:rPr>
          <w:rFonts w:hint="eastAsia"/>
          <w:lang w:val="en-US" w:eastAsia="zh-CN"/>
        </w:rPr>
        <w:t>表4.3 会话表</w:t>
      </w:r>
    </w:p>
    <w:tbl>
      <w:tblPr>
        <w:tblStyle w:val="18"/>
        <w:tblW w:w="8546" w:type="dxa"/>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965"/>
        <w:gridCol w:w="1027"/>
        <w:gridCol w:w="6554"/>
      </w:tblGrid>
      <w:tr w14:paraId="38225B5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12" w:space="0"/>
              <w:left w:val="nil"/>
              <w:bottom w:val="single" w:color="000000" w:sz="4" w:space="0"/>
              <w:right w:val="nil"/>
              <w:tl2br w:val="nil"/>
              <w:tr2bl w:val="nil"/>
            </w:tcBorders>
            <w:shd w:val="clear" w:color="auto" w:fill="FFFFFF"/>
            <w:vAlign w:val="center"/>
          </w:tcPr>
          <w:p w14:paraId="6A3F5B8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字段名</w:t>
            </w:r>
          </w:p>
        </w:tc>
        <w:tc>
          <w:tcPr>
            <w:tcW w:w="1027" w:type="dxa"/>
            <w:tcBorders>
              <w:top w:val="single" w:color="000000" w:sz="12" w:space="0"/>
              <w:left w:val="nil"/>
              <w:bottom w:val="single" w:color="000000" w:sz="4" w:space="0"/>
              <w:right w:val="nil"/>
              <w:tl2br w:val="nil"/>
              <w:tr2bl w:val="nil"/>
            </w:tcBorders>
            <w:shd w:val="clear" w:color="auto" w:fill="FFFFFF"/>
            <w:vAlign w:val="center"/>
          </w:tcPr>
          <w:p w14:paraId="34AE973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字段类型</w:t>
            </w:r>
          </w:p>
        </w:tc>
        <w:tc>
          <w:tcPr>
            <w:tcW w:w="6554" w:type="dxa"/>
            <w:tcBorders>
              <w:top w:val="single" w:color="000000" w:sz="12" w:space="0"/>
              <w:left w:val="nil"/>
              <w:bottom w:val="single" w:color="000000" w:sz="4" w:space="0"/>
              <w:right w:val="nil"/>
              <w:tl2br w:val="nil"/>
              <w:tr2bl w:val="nil"/>
            </w:tcBorders>
            <w:shd w:val="clear" w:color="auto" w:fill="FFFFFF"/>
            <w:vAlign w:val="center"/>
          </w:tcPr>
          <w:p w14:paraId="4E662959">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字段描述</w:t>
            </w:r>
          </w:p>
        </w:tc>
      </w:tr>
      <w:tr w14:paraId="470DCA35">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4" w:space="0"/>
              <w:left w:val="nil"/>
              <w:bottom w:val="nil"/>
              <w:right w:val="nil"/>
              <w:tl2br w:val="nil"/>
              <w:tr2bl w:val="nil"/>
            </w:tcBorders>
            <w:shd w:val="clear" w:color="auto" w:fill="FFFFFF"/>
            <w:vAlign w:val="center"/>
          </w:tcPr>
          <w:p w14:paraId="6D04839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id</w:t>
            </w:r>
          </w:p>
        </w:tc>
        <w:tc>
          <w:tcPr>
            <w:tcW w:w="1027" w:type="dxa"/>
            <w:tcBorders>
              <w:top w:val="single" w:color="000000" w:sz="4" w:space="0"/>
              <w:left w:val="nil"/>
              <w:bottom w:val="nil"/>
              <w:right w:val="nil"/>
              <w:tl2br w:val="nil"/>
              <w:tr2bl w:val="nil"/>
            </w:tcBorders>
            <w:shd w:val="clear" w:color="auto" w:fill="FFFFFF"/>
            <w:vAlign w:val="center"/>
          </w:tcPr>
          <w:p w14:paraId="07152D2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554" w:type="dxa"/>
            <w:tcBorders>
              <w:top w:val="single" w:color="000000" w:sz="4" w:space="0"/>
              <w:left w:val="nil"/>
              <w:bottom w:val="nil"/>
              <w:right w:val="nil"/>
              <w:tl2br w:val="nil"/>
              <w:tr2bl w:val="nil"/>
            </w:tcBorders>
            <w:shd w:val="clear" w:color="auto" w:fill="FFFFFF"/>
            <w:vAlign w:val="center"/>
          </w:tcPr>
          <w:p w14:paraId="2981403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会话记录的唯一标识符，用于唯一标识每次对话会话。</w:t>
            </w:r>
          </w:p>
        </w:tc>
      </w:tr>
      <w:tr w14:paraId="319A6E9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0D4DFD7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default" w:ascii="Times New Roman" w:hAnsi="Times New Roman" w:eastAsia="宋体" w:cs="宋体"/>
                <w:b w:val="0"/>
                <w:color w:val="000000"/>
                <w:sz w:val="21"/>
                <w:szCs w:val="21"/>
                <w:lang w:val="en-US" w:eastAsia="zh-CN"/>
              </w:rPr>
              <w:t>user_id</w:t>
            </w:r>
          </w:p>
        </w:tc>
        <w:tc>
          <w:tcPr>
            <w:tcW w:w="1027" w:type="dxa"/>
            <w:tcBorders>
              <w:top w:val="nil"/>
              <w:left w:val="nil"/>
              <w:bottom w:val="nil"/>
              <w:right w:val="nil"/>
              <w:tl2br w:val="nil"/>
              <w:tr2bl w:val="nil"/>
            </w:tcBorders>
            <w:shd w:val="clear" w:color="auto" w:fill="FFFFFF"/>
            <w:vAlign w:val="center"/>
          </w:tcPr>
          <w:p w14:paraId="33286E9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554" w:type="dxa"/>
            <w:tcBorders>
              <w:top w:val="nil"/>
              <w:left w:val="nil"/>
              <w:bottom w:val="nil"/>
              <w:right w:val="nil"/>
              <w:tl2br w:val="nil"/>
              <w:tr2bl w:val="nil"/>
            </w:tcBorders>
            <w:shd w:val="clear" w:color="auto" w:fill="FFFFFF"/>
            <w:vAlign w:val="center"/>
          </w:tcPr>
          <w:p w14:paraId="409663D7">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关联用户表中的用户编号，用于标识该会话所属用户。</w:t>
            </w:r>
          </w:p>
        </w:tc>
      </w:tr>
      <w:tr w14:paraId="14689DC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24753FB6">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started_at</w:t>
            </w:r>
          </w:p>
        </w:tc>
        <w:tc>
          <w:tcPr>
            <w:tcW w:w="1027" w:type="dxa"/>
            <w:tcBorders>
              <w:top w:val="nil"/>
              <w:left w:val="nil"/>
              <w:bottom w:val="nil"/>
              <w:right w:val="nil"/>
              <w:tl2br w:val="nil"/>
              <w:tr2bl w:val="nil"/>
            </w:tcBorders>
            <w:shd w:val="clear" w:color="auto" w:fill="FFFFFF"/>
            <w:vAlign w:val="center"/>
          </w:tcPr>
          <w:p w14:paraId="6D567C6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6554" w:type="dxa"/>
            <w:tcBorders>
              <w:top w:val="nil"/>
              <w:left w:val="nil"/>
              <w:bottom w:val="nil"/>
              <w:right w:val="nil"/>
              <w:tl2br w:val="nil"/>
              <w:tr2bl w:val="nil"/>
            </w:tcBorders>
            <w:shd w:val="clear" w:color="auto" w:fill="FFFFFF"/>
            <w:vAlign w:val="center"/>
          </w:tcPr>
          <w:p w14:paraId="2AA80232">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会话开始时间，用于记录用户开始聊天的时间。</w:t>
            </w:r>
          </w:p>
        </w:tc>
      </w:tr>
      <w:tr w14:paraId="5B06E150">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07F3035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ended_at</w:t>
            </w:r>
          </w:p>
        </w:tc>
        <w:tc>
          <w:tcPr>
            <w:tcW w:w="1027" w:type="dxa"/>
            <w:tcBorders>
              <w:top w:val="nil"/>
              <w:left w:val="nil"/>
              <w:bottom w:val="nil"/>
              <w:right w:val="nil"/>
              <w:tl2br w:val="nil"/>
              <w:tr2bl w:val="nil"/>
            </w:tcBorders>
            <w:shd w:val="clear" w:color="auto" w:fill="FFFFFF"/>
            <w:vAlign w:val="center"/>
          </w:tcPr>
          <w:p w14:paraId="45B0141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6554" w:type="dxa"/>
            <w:tcBorders>
              <w:top w:val="nil"/>
              <w:left w:val="nil"/>
              <w:bottom w:val="nil"/>
              <w:right w:val="nil"/>
              <w:tl2br w:val="nil"/>
              <w:tr2bl w:val="nil"/>
            </w:tcBorders>
            <w:shd w:val="clear" w:color="auto" w:fill="FFFFFF"/>
            <w:vAlign w:val="center"/>
          </w:tcPr>
          <w:p w14:paraId="4EFF8135">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会话结束时间，用于记录用户结束聊天的时间。</w:t>
            </w:r>
          </w:p>
        </w:tc>
      </w:tr>
    </w:tbl>
    <w:p w14:paraId="05920076">
      <w:pPr>
        <w:bidi w:val="0"/>
        <w:ind w:left="0" w:leftChars="0" w:firstLine="480" w:firstLineChars="200"/>
        <w:rPr>
          <w:rFonts w:hint="eastAsia"/>
        </w:rPr>
      </w:pPr>
    </w:p>
    <w:p w14:paraId="2D417703">
      <w:pPr>
        <w:bidi w:val="0"/>
        <w:ind w:left="0" w:leftChars="0" w:firstLine="480" w:firstLineChars="200"/>
        <w:rPr>
          <w:rFonts w:hint="eastAsia"/>
          <w:lang w:eastAsia="zh-CN"/>
        </w:rPr>
      </w:pPr>
      <w:r>
        <w:rPr>
          <w:rFonts w:hint="eastAsia"/>
        </w:rPr>
        <w:t>聊天消息表用于记录用户与AI之间的具体对话内容。该表主要字段包括消息编号、所属会话编号、消息角色、消息内容、情绪状态和时间戳。其中，消息编号为主键，所属会话编号为外键，与会话表建立一对多关系，表示一次会话中可以包含多条聊天消息；消息角色用于区分该消息是用户发送还是AI生成；消息内容用于保存文本信息；情绪状态用于记录消息产生时对应的情绪类别；时间戳用于保存消息发送的具体时间。通过聊天消息表，系统能够实现聊天记录回顾与会话详情展示</w:t>
      </w:r>
      <w:r>
        <w:rPr>
          <w:rFonts w:hint="eastAsia"/>
          <w:lang w:eastAsia="zh-CN"/>
        </w:rPr>
        <w:t>。</w:t>
      </w:r>
    </w:p>
    <w:p w14:paraId="1A0F5D21">
      <w:pPr>
        <w:pStyle w:val="7"/>
        <w:bidi w:val="0"/>
        <w:rPr>
          <w:rFonts w:hint="default"/>
          <w:lang w:val="en-US" w:eastAsia="zh-CN"/>
        </w:rPr>
      </w:pPr>
      <w:r>
        <w:rPr>
          <w:rFonts w:hint="eastAsia"/>
          <w:lang w:val="en-US" w:eastAsia="zh-CN"/>
        </w:rPr>
        <w:t>表4.4 聊天消息表</w:t>
      </w:r>
    </w:p>
    <w:tbl>
      <w:tblPr>
        <w:tblStyle w:val="18"/>
        <w:tblW w:w="8546" w:type="dxa"/>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1479"/>
        <w:gridCol w:w="1606"/>
        <w:gridCol w:w="5461"/>
      </w:tblGrid>
      <w:tr w14:paraId="3610C3CF">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single" w:color="000000" w:sz="12" w:space="0"/>
              <w:left w:val="nil"/>
              <w:bottom w:val="single" w:color="000000" w:sz="4" w:space="0"/>
              <w:right w:val="nil"/>
              <w:tl2br w:val="nil"/>
              <w:tr2bl w:val="nil"/>
            </w:tcBorders>
            <w:shd w:val="clear" w:color="auto" w:fill="FFFFFF"/>
            <w:vAlign w:val="center"/>
          </w:tcPr>
          <w:p w14:paraId="3A2765D6">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字段名</w:t>
            </w:r>
          </w:p>
        </w:tc>
        <w:tc>
          <w:tcPr>
            <w:tcW w:w="1606" w:type="dxa"/>
            <w:tcBorders>
              <w:top w:val="single" w:color="000000" w:sz="12" w:space="0"/>
              <w:left w:val="nil"/>
              <w:bottom w:val="single" w:color="000000" w:sz="4" w:space="0"/>
              <w:right w:val="nil"/>
              <w:tl2br w:val="nil"/>
              <w:tr2bl w:val="nil"/>
            </w:tcBorders>
            <w:shd w:val="clear" w:color="auto" w:fill="FFFFFF"/>
            <w:vAlign w:val="center"/>
          </w:tcPr>
          <w:p w14:paraId="75D46634">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字段类型</w:t>
            </w:r>
          </w:p>
        </w:tc>
        <w:tc>
          <w:tcPr>
            <w:tcW w:w="5461" w:type="dxa"/>
            <w:tcBorders>
              <w:top w:val="single" w:color="000000" w:sz="12" w:space="0"/>
              <w:left w:val="nil"/>
              <w:bottom w:val="single" w:color="000000" w:sz="4" w:space="0"/>
              <w:right w:val="nil"/>
              <w:tl2br w:val="nil"/>
              <w:tr2bl w:val="nil"/>
            </w:tcBorders>
            <w:shd w:val="clear" w:color="auto" w:fill="FFFFFF"/>
            <w:vAlign w:val="center"/>
          </w:tcPr>
          <w:p w14:paraId="7FB92D4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字段描述</w:t>
            </w:r>
          </w:p>
        </w:tc>
      </w:tr>
      <w:tr w14:paraId="385BA21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single" w:color="000000" w:sz="4" w:space="0"/>
              <w:left w:val="nil"/>
              <w:bottom w:val="nil"/>
              <w:right w:val="nil"/>
              <w:tl2br w:val="nil"/>
              <w:tr2bl w:val="nil"/>
            </w:tcBorders>
            <w:shd w:val="clear" w:color="auto" w:fill="FFFFFF"/>
            <w:vAlign w:val="center"/>
          </w:tcPr>
          <w:p w14:paraId="704C86C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id</w:t>
            </w:r>
          </w:p>
        </w:tc>
        <w:tc>
          <w:tcPr>
            <w:tcW w:w="1606" w:type="dxa"/>
            <w:tcBorders>
              <w:top w:val="single" w:color="000000" w:sz="4" w:space="0"/>
              <w:left w:val="nil"/>
              <w:bottom w:val="nil"/>
              <w:right w:val="nil"/>
              <w:tl2br w:val="nil"/>
              <w:tr2bl w:val="nil"/>
            </w:tcBorders>
            <w:shd w:val="clear" w:color="auto" w:fill="FFFFFF"/>
            <w:vAlign w:val="center"/>
          </w:tcPr>
          <w:p w14:paraId="28684BB4">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5461" w:type="dxa"/>
            <w:tcBorders>
              <w:top w:val="single" w:color="000000" w:sz="4" w:space="0"/>
              <w:left w:val="nil"/>
              <w:bottom w:val="nil"/>
              <w:right w:val="nil"/>
              <w:tl2br w:val="nil"/>
              <w:tr2bl w:val="nil"/>
            </w:tcBorders>
            <w:shd w:val="clear" w:color="auto" w:fill="FFFFFF"/>
            <w:vAlign w:val="center"/>
          </w:tcPr>
          <w:p w14:paraId="1CD23F0C">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聊天消息记录的唯一标识符，用于唯一标识每条消息。</w:t>
            </w:r>
          </w:p>
        </w:tc>
      </w:tr>
      <w:tr w14:paraId="6DAB386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2A9FED6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session_id</w:t>
            </w:r>
          </w:p>
        </w:tc>
        <w:tc>
          <w:tcPr>
            <w:tcW w:w="1606" w:type="dxa"/>
            <w:tcBorders>
              <w:top w:val="nil"/>
              <w:left w:val="nil"/>
              <w:bottom w:val="nil"/>
              <w:right w:val="nil"/>
              <w:tl2br w:val="nil"/>
              <w:tr2bl w:val="nil"/>
            </w:tcBorders>
            <w:shd w:val="clear" w:color="auto" w:fill="FFFFFF"/>
            <w:vAlign w:val="center"/>
          </w:tcPr>
          <w:p w14:paraId="1E0E7FE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5461" w:type="dxa"/>
            <w:tcBorders>
              <w:top w:val="nil"/>
              <w:left w:val="nil"/>
              <w:bottom w:val="nil"/>
              <w:right w:val="nil"/>
              <w:tl2br w:val="nil"/>
              <w:tr2bl w:val="nil"/>
            </w:tcBorders>
            <w:shd w:val="clear" w:color="auto" w:fill="FFFFFF"/>
            <w:vAlign w:val="center"/>
          </w:tcPr>
          <w:p w14:paraId="0457E1D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关联会话表中的会话编号，用于标识该消息所属会话。</w:t>
            </w:r>
          </w:p>
        </w:tc>
      </w:tr>
      <w:tr w14:paraId="20CA126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22FCEC16">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timestamp</w:t>
            </w:r>
          </w:p>
        </w:tc>
        <w:tc>
          <w:tcPr>
            <w:tcW w:w="1606" w:type="dxa"/>
            <w:tcBorders>
              <w:top w:val="nil"/>
              <w:left w:val="nil"/>
              <w:bottom w:val="nil"/>
              <w:right w:val="nil"/>
              <w:tl2br w:val="nil"/>
              <w:tr2bl w:val="nil"/>
            </w:tcBorders>
            <w:shd w:val="clear" w:color="auto" w:fill="FFFFFF"/>
            <w:vAlign w:val="center"/>
          </w:tcPr>
          <w:p w14:paraId="07C48DD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5461" w:type="dxa"/>
            <w:tcBorders>
              <w:top w:val="nil"/>
              <w:left w:val="nil"/>
              <w:bottom w:val="nil"/>
              <w:right w:val="nil"/>
              <w:tl2br w:val="nil"/>
              <w:tr2bl w:val="nil"/>
            </w:tcBorders>
            <w:shd w:val="clear" w:color="auto" w:fill="FFFFFF"/>
            <w:vAlign w:val="center"/>
          </w:tcPr>
          <w:p w14:paraId="5766AA6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消息产生的时间，用于记录消息发送或回复的具体时刻。</w:t>
            </w:r>
          </w:p>
        </w:tc>
      </w:tr>
      <w:tr w14:paraId="422668E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6DF7F6E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role</w:t>
            </w:r>
          </w:p>
        </w:tc>
        <w:tc>
          <w:tcPr>
            <w:tcW w:w="1606" w:type="dxa"/>
            <w:tcBorders>
              <w:top w:val="nil"/>
              <w:left w:val="nil"/>
              <w:bottom w:val="nil"/>
              <w:right w:val="nil"/>
              <w:tl2br w:val="nil"/>
              <w:tr2bl w:val="nil"/>
            </w:tcBorders>
            <w:shd w:val="clear" w:color="auto" w:fill="FFFFFF"/>
            <w:vAlign w:val="center"/>
          </w:tcPr>
          <w:p w14:paraId="6A5615F7">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cs="宋体"/>
                <w:b w:val="0"/>
                <w:color w:val="000000"/>
                <w:sz w:val="21"/>
                <w:szCs w:val="21"/>
                <w:lang w:val="en-US" w:eastAsia="zh-CN"/>
              </w:rPr>
              <w:t>varchar</w:t>
            </w:r>
          </w:p>
        </w:tc>
        <w:tc>
          <w:tcPr>
            <w:tcW w:w="5461" w:type="dxa"/>
            <w:tcBorders>
              <w:top w:val="nil"/>
              <w:left w:val="nil"/>
              <w:bottom w:val="nil"/>
              <w:right w:val="nil"/>
              <w:tl2br w:val="nil"/>
              <w:tr2bl w:val="nil"/>
            </w:tcBorders>
            <w:shd w:val="clear" w:color="auto" w:fill="FFFFFF"/>
            <w:vAlign w:val="center"/>
          </w:tcPr>
          <w:p w14:paraId="0E4D60F5">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消息发送角色，用于区分用户消息或AI回复消息。</w:t>
            </w:r>
          </w:p>
        </w:tc>
      </w:tr>
      <w:tr w14:paraId="7379E0E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159A563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content</w:t>
            </w:r>
          </w:p>
        </w:tc>
        <w:tc>
          <w:tcPr>
            <w:tcW w:w="1606" w:type="dxa"/>
            <w:tcBorders>
              <w:top w:val="nil"/>
              <w:left w:val="nil"/>
              <w:bottom w:val="nil"/>
              <w:right w:val="nil"/>
              <w:tl2br w:val="nil"/>
              <w:tr2bl w:val="nil"/>
            </w:tcBorders>
            <w:shd w:val="clear" w:color="auto" w:fill="FFFFFF"/>
            <w:vAlign w:val="center"/>
          </w:tcPr>
          <w:p w14:paraId="5A574B16">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cs="宋体"/>
                <w:b w:val="0"/>
                <w:color w:val="000000"/>
                <w:sz w:val="21"/>
                <w:szCs w:val="21"/>
                <w:lang w:val="en-US" w:eastAsia="zh-CN"/>
              </w:rPr>
              <w:t>varchar</w:t>
            </w:r>
          </w:p>
        </w:tc>
        <w:tc>
          <w:tcPr>
            <w:tcW w:w="5461" w:type="dxa"/>
            <w:tcBorders>
              <w:top w:val="nil"/>
              <w:left w:val="nil"/>
              <w:bottom w:val="nil"/>
              <w:right w:val="nil"/>
              <w:tl2br w:val="nil"/>
              <w:tr2bl w:val="nil"/>
            </w:tcBorders>
            <w:shd w:val="clear" w:color="auto" w:fill="FFFFFF"/>
            <w:vAlign w:val="center"/>
          </w:tcPr>
          <w:p w14:paraId="44EF9DCD">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聊天消息的具体文本内容。</w:t>
            </w:r>
          </w:p>
        </w:tc>
      </w:tr>
      <w:tr w14:paraId="51BFE7E4">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2F75BDAC">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emotion_at_time</w:t>
            </w:r>
          </w:p>
        </w:tc>
        <w:tc>
          <w:tcPr>
            <w:tcW w:w="1606" w:type="dxa"/>
            <w:tcBorders>
              <w:top w:val="nil"/>
              <w:left w:val="nil"/>
              <w:bottom w:val="nil"/>
              <w:right w:val="nil"/>
              <w:tl2br w:val="nil"/>
              <w:tr2bl w:val="nil"/>
            </w:tcBorders>
            <w:shd w:val="clear" w:color="auto" w:fill="FFFFFF"/>
            <w:vAlign w:val="center"/>
          </w:tcPr>
          <w:p w14:paraId="73B8CE1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varchar</w:t>
            </w:r>
          </w:p>
        </w:tc>
        <w:tc>
          <w:tcPr>
            <w:tcW w:w="5461" w:type="dxa"/>
            <w:tcBorders>
              <w:top w:val="nil"/>
              <w:left w:val="nil"/>
              <w:bottom w:val="nil"/>
              <w:right w:val="nil"/>
              <w:tl2br w:val="nil"/>
              <w:tr2bl w:val="nil"/>
            </w:tcBorders>
            <w:shd w:val="clear" w:color="auto" w:fill="FFFFFF"/>
            <w:vAlign w:val="center"/>
          </w:tcPr>
          <w:p w14:paraId="7CADA5F6">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该条消息产生时对应的情绪状态，用于反映当时的情绪背景。</w:t>
            </w:r>
          </w:p>
        </w:tc>
      </w:tr>
    </w:tbl>
    <w:p w14:paraId="0DD85AB0">
      <w:pPr>
        <w:bidi w:val="0"/>
        <w:ind w:left="0" w:leftChars="0" w:firstLine="480" w:firstLineChars="200"/>
        <w:rPr>
          <w:rFonts w:hint="eastAsia"/>
          <w:lang w:eastAsia="zh-CN"/>
        </w:rPr>
      </w:pPr>
    </w:p>
    <w:p w14:paraId="6A22ECDE">
      <w:pPr>
        <w:bidi w:val="0"/>
        <w:rPr>
          <w:rFonts w:hint="eastAsia"/>
        </w:rPr>
      </w:pPr>
      <w:r>
        <w:rPr>
          <w:rFonts w:hint="eastAsia"/>
        </w:rPr>
        <w:t>情绪日志表用于保存实时情绪识别过程中产生的数据，是系统进行情绪统计与趋势分析的重要数据来源。该表主要包括日志编号、所属会话编号、情绪类别、置信度和记录时间等字段。其中，日志编号作为主键，所属会话编号作为外键与会话表关联，表示一条情绪识别记录属于某一次会话；情绪类别字段用于保存识别得到的情绪结果；置信度字段用于记录识别结果的可信程度；记录时间字段用于表示该情绪被识别出的具体时间。通过情绪日志表，系统能够生成人脸情绪分布图、情绪折线图以及今日主导情绪等统计结果。</w:t>
      </w:r>
    </w:p>
    <w:p w14:paraId="20462E4D">
      <w:pPr>
        <w:pStyle w:val="7"/>
        <w:bidi w:val="0"/>
        <w:rPr>
          <w:rFonts w:hint="default"/>
          <w:lang w:val="en-US" w:eastAsia="zh-CN"/>
        </w:rPr>
      </w:pPr>
      <w:r>
        <w:rPr>
          <w:rFonts w:hint="eastAsia"/>
          <w:lang w:val="en-US" w:eastAsia="zh-CN"/>
        </w:rPr>
        <w:t>表4.5 情绪日志表</w:t>
      </w:r>
    </w:p>
    <w:tbl>
      <w:tblPr>
        <w:tblStyle w:val="18"/>
        <w:tblW w:w="8546" w:type="dxa"/>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1479"/>
        <w:gridCol w:w="1606"/>
        <w:gridCol w:w="5461"/>
      </w:tblGrid>
      <w:tr w14:paraId="34BC9AD2">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single" w:color="000000" w:sz="12" w:space="0"/>
              <w:left w:val="nil"/>
              <w:bottom w:val="single" w:color="000000" w:sz="4" w:space="0"/>
              <w:right w:val="nil"/>
              <w:tl2br w:val="nil"/>
              <w:tr2bl w:val="nil"/>
            </w:tcBorders>
            <w:shd w:val="clear" w:color="auto" w:fill="FFFFFF"/>
            <w:vAlign w:val="center"/>
          </w:tcPr>
          <w:p w14:paraId="777D459E">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字段名</w:t>
            </w:r>
          </w:p>
        </w:tc>
        <w:tc>
          <w:tcPr>
            <w:tcW w:w="1606" w:type="dxa"/>
            <w:tcBorders>
              <w:top w:val="single" w:color="000000" w:sz="12" w:space="0"/>
              <w:left w:val="nil"/>
              <w:bottom w:val="single" w:color="000000" w:sz="4" w:space="0"/>
              <w:right w:val="nil"/>
              <w:tl2br w:val="nil"/>
              <w:tr2bl w:val="nil"/>
            </w:tcBorders>
            <w:shd w:val="clear" w:color="auto" w:fill="FFFFFF"/>
            <w:vAlign w:val="center"/>
          </w:tcPr>
          <w:p w14:paraId="58AD79BC">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字段类型</w:t>
            </w:r>
          </w:p>
        </w:tc>
        <w:tc>
          <w:tcPr>
            <w:tcW w:w="5461" w:type="dxa"/>
            <w:tcBorders>
              <w:top w:val="single" w:color="000000" w:sz="12" w:space="0"/>
              <w:left w:val="nil"/>
              <w:bottom w:val="single" w:color="000000" w:sz="4" w:space="0"/>
              <w:right w:val="nil"/>
              <w:tl2br w:val="nil"/>
              <w:tr2bl w:val="nil"/>
            </w:tcBorders>
            <w:shd w:val="clear" w:color="auto" w:fill="FFFFFF"/>
            <w:vAlign w:val="center"/>
          </w:tcPr>
          <w:p w14:paraId="039956C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字段描述</w:t>
            </w:r>
          </w:p>
        </w:tc>
      </w:tr>
      <w:tr w14:paraId="65FABB5E">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single" w:color="000000" w:sz="4" w:space="0"/>
              <w:left w:val="nil"/>
              <w:bottom w:val="nil"/>
              <w:right w:val="nil"/>
              <w:tl2br w:val="nil"/>
              <w:tr2bl w:val="nil"/>
            </w:tcBorders>
            <w:shd w:val="clear" w:color="auto" w:fill="FFFFFF"/>
            <w:vAlign w:val="center"/>
          </w:tcPr>
          <w:p w14:paraId="1C01A260">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id</w:t>
            </w:r>
          </w:p>
        </w:tc>
        <w:tc>
          <w:tcPr>
            <w:tcW w:w="1606" w:type="dxa"/>
            <w:tcBorders>
              <w:top w:val="single" w:color="000000" w:sz="4" w:space="0"/>
              <w:left w:val="nil"/>
              <w:bottom w:val="nil"/>
              <w:right w:val="nil"/>
              <w:tl2br w:val="nil"/>
              <w:tr2bl w:val="nil"/>
            </w:tcBorders>
            <w:shd w:val="clear" w:color="auto" w:fill="FFFFFF"/>
            <w:vAlign w:val="center"/>
          </w:tcPr>
          <w:p w14:paraId="795F161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5461" w:type="dxa"/>
            <w:tcBorders>
              <w:top w:val="single" w:color="000000" w:sz="4" w:space="0"/>
              <w:left w:val="nil"/>
              <w:bottom w:val="nil"/>
              <w:right w:val="nil"/>
              <w:tl2br w:val="nil"/>
              <w:tr2bl w:val="nil"/>
            </w:tcBorders>
            <w:shd w:val="clear" w:color="auto" w:fill="FFFFFF"/>
            <w:vAlign w:val="center"/>
          </w:tcPr>
          <w:p w14:paraId="301F4A1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情绪日志记录的唯一标识符，用于唯一标识每条情绪识别结果。</w:t>
            </w:r>
          </w:p>
        </w:tc>
      </w:tr>
      <w:tr w14:paraId="7D14353B">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5FFED887">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session_id</w:t>
            </w:r>
          </w:p>
        </w:tc>
        <w:tc>
          <w:tcPr>
            <w:tcW w:w="1606" w:type="dxa"/>
            <w:tcBorders>
              <w:top w:val="nil"/>
              <w:left w:val="nil"/>
              <w:bottom w:val="nil"/>
              <w:right w:val="nil"/>
              <w:tl2br w:val="nil"/>
              <w:tr2bl w:val="nil"/>
            </w:tcBorders>
            <w:shd w:val="clear" w:color="auto" w:fill="FFFFFF"/>
            <w:vAlign w:val="center"/>
          </w:tcPr>
          <w:p w14:paraId="5B392C5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5461" w:type="dxa"/>
            <w:tcBorders>
              <w:top w:val="nil"/>
              <w:left w:val="nil"/>
              <w:bottom w:val="nil"/>
              <w:right w:val="nil"/>
              <w:tl2br w:val="nil"/>
              <w:tr2bl w:val="nil"/>
            </w:tcBorders>
            <w:shd w:val="clear" w:color="auto" w:fill="FFFFFF"/>
            <w:vAlign w:val="center"/>
          </w:tcPr>
          <w:p w14:paraId="48A5CA94">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关联会话表中的会话编号，用于标识该情绪记录所属会话</w:t>
            </w:r>
          </w:p>
        </w:tc>
      </w:tr>
      <w:tr w14:paraId="6E4EAD57">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29AA11B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timestamp</w:t>
            </w:r>
          </w:p>
        </w:tc>
        <w:tc>
          <w:tcPr>
            <w:tcW w:w="1606" w:type="dxa"/>
            <w:tcBorders>
              <w:top w:val="nil"/>
              <w:left w:val="nil"/>
              <w:bottom w:val="nil"/>
              <w:right w:val="nil"/>
              <w:tl2br w:val="nil"/>
              <w:tr2bl w:val="nil"/>
            </w:tcBorders>
            <w:shd w:val="clear" w:color="auto" w:fill="FFFFFF"/>
            <w:vAlign w:val="center"/>
          </w:tcPr>
          <w:p w14:paraId="52AE161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5461" w:type="dxa"/>
            <w:tcBorders>
              <w:top w:val="nil"/>
              <w:left w:val="nil"/>
              <w:bottom w:val="nil"/>
              <w:right w:val="nil"/>
              <w:tl2br w:val="nil"/>
              <w:tr2bl w:val="nil"/>
            </w:tcBorders>
            <w:shd w:val="clear" w:color="auto" w:fill="FFFFFF"/>
            <w:vAlign w:val="center"/>
          </w:tcPr>
          <w:p w14:paraId="11C73EB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情绪识别结果产生的时间，用于记录该情绪被识别出的具体时刻。</w:t>
            </w:r>
          </w:p>
        </w:tc>
      </w:tr>
      <w:tr w14:paraId="385E47F4">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136CEE0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emotion</w:t>
            </w:r>
          </w:p>
        </w:tc>
        <w:tc>
          <w:tcPr>
            <w:tcW w:w="1606" w:type="dxa"/>
            <w:tcBorders>
              <w:top w:val="nil"/>
              <w:left w:val="nil"/>
              <w:bottom w:val="nil"/>
              <w:right w:val="nil"/>
              <w:tl2br w:val="nil"/>
              <w:tr2bl w:val="nil"/>
            </w:tcBorders>
            <w:shd w:val="clear" w:color="auto" w:fill="FFFFFF"/>
            <w:vAlign w:val="center"/>
          </w:tcPr>
          <w:p w14:paraId="26246D3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cs="宋体"/>
                <w:b w:val="0"/>
                <w:color w:val="000000"/>
                <w:sz w:val="21"/>
                <w:szCs w:val="21"/>
                <w:lang w:val="en-US" w:eastAsia="zh-CN"/>
              </w:rPr>
              <w:t>varchar</w:t>
            </w:r>
          </w:p>
        </w:tc>
        <w:tc>
          <w:tcPr>
            <w:tcW w:w="5461" w:type="dxa"/>
            <w:tcBorders>
              <w:top w:val="nil"/>
              <w:left w:val="nil"/>
              <w:bottom w:val="nil"/>
              <w:right w:val="nil"/>
              <w:tl2br w:val="nil"/>
              <w:tr2bl w:val="nil"/>
            </w:tcBorders>
            <w:shd w:val="clear" w:color="auto" w:fill="FFFFFF"/>
            <w:vAlign w:val="center"/>
          </w:tcPr>
          <w:p w14:paraId="05FBC2E2">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系统识别得到的情绪类别，如开心、难过、生气、惊讶和平静。</w:t>
            </w:r>
          </w:p>
        </w:tc>
      </w:tr>
      <w:tr w14:paraId="38BFB527">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1479" w:type="dxa"/>
            <w:tcBorders>
              <w:top w:val="nil"/>
              <w:left w:val="nil"/>
              <w:bottom w:val="nil"/>
              <w:right w:val="nil"/>
              <w:tl2br w:val="nil"/>
              <w:tr2bl w:val="nil"/>
            </w:tcBorders>
            <w:shd w:val="clear" w:color="auto" w:fill="FFFFFF"/>
            <w:vAlign w:val="center"/>
          </w:tcPr>
          <w:p w14:paraId="5038501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confidence</w:t>
            </w:r>
          </w:p>
        </w:tc>
        <w:tc>
          <w:tcPr>
            <w:tcW w:w="1606" w:type="dxa"/>
            <w:tcBorders>
              <w:top w:val="nil"/>
              <w:left w:val="nil"/>
              <w:bottom w:val="nil"/>
              <w:right w:val="nil"/>
              <w:tl2br w:val="nil"/>
              <w:tr2bl w:val="nil"/>
            </w:tcBorders>
            <w:shd w:val="clear" w:color="auto" w:fill="FFFFFF"/>
            <w:vAlign w:val="center"/>
          </w:tcPr>
          <w:p w14:paraId="15B5817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cs="宋体"/>
                <w:b w:val="0"/>
                <w:color w:val="000000"/>
                <w:sz w:val="21"/>
                <w:szCs w:val="21"/>
                <w:lang w:val="en-US" w:eastAsia="zh-CN"/>
              </w:rPr>
              <w:t>float</w:t>
            </w:r>
          </w:p>
        </w:tc>
        <w:tc>
          <w:tcPr>
            <w:tcW w:w="5461" w:type="dxa"/>
            <w:tcBorders>
              <w:top w:val="nil"/>
              <w:left w:val="nil"/>
              <w:bottom w:val="nil"/>
              <w:right w:val="nil"/>
              <w:tl2br w:val="nil"/>
              <w:tr2bl w:val="nil"/>
            </w:tcBorders>
            <w:shd w:val="clear" w:color="auto" w:fill="FFFFFF"/>
            <w:vAlign w:val="center"/>
          </w:tcPr>
          <w:p w14:paraId="4C8B1B50">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当前情绪识别结果的置信度，用于表示识别结果的可信程度。</w:t>
            </w:r>
          </w:p>
        </w:tc>
      </w:tr>
    </w:tbl>
    <w:p w14:paraId="4CD2A701">
      <w:pPr>
        <w:bidi w:val="0"/>
        <w:ind w:left="0" w:leftChars="0" w:firstLine="480" w:firstLineChars="200"/>
        <w:rPr>
          <w:rFonts w:hint="eastAsia"/>
        </w:rPr>
      </w:pPr>
    </w:p>
    <w:p w14:paraId="75B7510A">
      <w:pPr>
        <w:bidi w:val="0"/>
        <w:ind w:left="0" w:leftChars="0" w:firstLine="480" w:firstLineChars="200"/>
        <w:rPr>
          <w:rFonts w:hint="eastAsia"/>
        </w:rPr>
      </w:pPr>
      <w:r>
        <w:rPr>
          <w:rFonts w:hint="eastAsia"/>
        </w:rPr>
        <w:t>情绪手记表用于保存用户主动记录的情绪内容。该表主要字段包括手记编号、所属用户编号、关联会话编号、标题、内容、情绪标签、创建时间和更新时间。其中，手记编号为主键，所属用户编号为外键，与用户表建立联系；关联会话编号为外键，与会话表建立联系，用于表示手记是否与某次会话进行绑定；标题和内容字段用于保存手记文本；情绪标签用于记录用户主观选择的情绪状态；创建时间和更新时间分别记录手记的生成与修改时间。需要指出的是，关联会话编号允许为空，这意味着用户可以在没有绑定具体会话的情况下单独撰写手记，从而保证系统在功能设计上的灵活性。</w:t>
      </w:r>
    </w:p>
    <w:p w14:paraId="318740C9">
      <w:pPr>
        <w:pStyle w:val="7"/>
        <w:bidi w:val="0"/>
        <w:rPr>
          <w:rFonts w:hint="default"/>
          <w:lang w:val="en-US" w:eastAsia="zh-CN"/>
        </w:rPr>
      </w:pPr>
      <w:r>
        <w:rPr>
          <w:rFonts w:hint="eastAsia"/>
          <w:lang w:val="en-US" w:eastAsia="zh-CN"/>
        </w:rPr>
        <w:t>表4.6 情绪手记表</w:t>
      </w:r>
    </w:p>
    <w:tbl>
      <w:tblPr>
        <w:tblStyle w:val="18"/>
        <w:tblW w:w="8546" w:type="dxa"/>
        <w:jc w:val="center"/>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965"/>
        <w:gridCol w:w="1027"/>
        <w:gridCol w:w="6554"/>
      </w:tblGrid>
      <w:tr w14:paraId="0D948122">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12" w:space="0"/>
              <w:left w:val="nil"/>
              <w:bottom w:val="single" w:color="000000" w:sz="4" w:space="0"/>
              <w:right w:val="nil"/>
              <w:tl2br w:val="nil"/>
              <w:tr2bl w:val="nil"/>
            </w:tcBorders>
            <w:shd w:val="clear" w:color="auto" w:fill="FFFFFF"/>
            <w:vAlign w:val="center"/>
          </w:tcPr>
          <w:p w14:paraId="20334FA2">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字段名</w:t>
            </w:r>
          </w:p>
        </w:tc>
        <w:tc>
          <w:tcPr>
            <w:tcW w:w="1027" w:type="dxa"/>
            <w:tcBorders>
              <w:top w:val="single" w:color="000000" w:sz="12" w:space="0"/>
              <w:left w:val="nil"/>
              <w:bottom w:val="single" w:color="000000" w:sz="4" w:space="0"/>
              <w:right w:val="nil"/>
              <w:tl2br w:val="nil"/>
              <w:tr2bl w:val="nil"/>
            </w:tcBorders>
            <w:shd w:val="clear" w:color="auto" w:fill="FFFFFF"/>
            <w:vAlign w:val="center"/>
          </w:tcPr>
          <w:p w14:paraId="2A35F85B">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字段类型</w:t>
            </w:r>
          </w:p>
        </w:tc>
        <w:tc>
          <w:tcPr>
            <w:tcW w:w="6554" w:type="dxa"/>
            <w:tcBorders>
              <w:top w:val="single" w:color="000000" w:sz="12" w:space="0"/>
              <w:left w:val="nil"/>
              <w:bottom w:val="single" w:color="000000" w:sz="4" w:space="0"/>
              <w:right w:val="nil"/>
              <w:tl2br w:val="nil"/>
              <w:tr2bl w:val="nil"/>
            </w:tcBorders>
            <w:shd w:val="clear" w:color="auto" w:fill="FFFFFF"/>
            <w:vAlign w:val="center"/>
          </w:tcPr>
          <w:p w14:paraId="371E952E">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字段描述</w:t>
            </w:r>
          </w:p>
        </w:tc>
      </w:tr>
      <w:tr w14:paraId="4A6AFCBA">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single" w:color="000000" w:sz="4" w:space="0"/>
              <w:left w:val="nil"/>
              <w:bottom w:val="nil"/>
              <w:right w:val="nil"/>
              <w:tl2br w:val="nil"/>
              <w:tr2bl w:val="nil"/>
            </w:tcBorders>
            <w:shd w:val="clear" w:color="auto" w:fill="FFFFFF"/>
            <w:vAlign w:val="center"/>
          </w:tcPr>
          <w:p w14:paraId="4EC32B7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id</w:t>
            </w:r>
          </w:p>
        </w:tc>
        <w:tc>
          <w:tcPr>
            <w:tcW w:w="1027" w:type="dxa"/>
            <w:tcBorders>
              <w:top w:val="single" w:color="000000" w:sz="4" w:space="0"/>
              <w:left w:val="nil"/>
              <w:bottom w:val="nil"/>
              <w:right w:val="nil"/>
              <w:tl2br w:val="nil"/>
              <w:tr2bl w:val="nil"/>
            </w:tcBorders>
            <w:shd w:val="clear" w:color="auto" w:fill="FFFFFF"/>
            <w:vAlign w:val="center"/>
          </w:tcPr>
          <w:p w14:paraId="48462F8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554" w:type="dxa"/>
            <w:tcBorders>
              <w:top w:val="single" w:color="000000" w:sz="4" w:space="0"/>
              <w:left w:val="nil"/>
              <w:bottom w:val="nil"/>
              <w:right w:val="nil"/>
              <w:tl2br w:val="nil"/>
              <w:tr2bl w:val="nil"/>
            </w:tcBorders>
            <w:shd w:val="clear" w:color="auto" w:fill="FFFFFF"/>
            <w:vAlign w:val="center"/>
          </w:tcPr>
          <w:p w14:paraId="42510E3D">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手记记录的唯一标识符，用于唯一标识每篇情绪手记。</w:t>
            </w:r>
          </w:p>
        </w:tc>
      </w:tr>
      <w:tr w14:paraId="02098C33">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203953C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user_id</w:t>
            </w:r>
          </w:p>
        </w:tc>
        <w:tc>
          <w:tcPr>
            <w:tcW w:w="1027" w:type="dxa"/>
            <w:tcBorders>
              <w:top w:val="nil"/>
              <w:left w:val="nil"/>
              <w:bottom w:val="nil"/>
              <w:right w:val="nil"/>
              <w:tl2br w:val="nil"/>
              <w:tr2bl w:val="nil"/>
            </w:tcBorders>
            <w:shd w:val="clear" w:color="auto" w:fill="FFFFFF"/>
            <w:vAlign w:val="center"/>
          </w:tcPr>
          <w:p w14:paraId="18A2B73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554" w:type="dxa"/>
            <w:tcBorders>
              <w:top w:val="nil"/>
              <w:left w:val="nil"/>
              <w:bottom w:val="nil"/>
              <w:right w:val="nil"/>
              <w:tl2br w:val="nil"/>
              <w:tr2bl w:val="nil"/>
            </w:tcBorders>
            <w:shd w:val="clear" w:color="auto" w:fill="FFFFFF"/>
            <w:vAlign w:val="center"/>
          </w:tcPr>
          <w:p w14:paraId="5F013079">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关联用户表中的用户编号，用于标识该手记所属用户。</w:t>
            </w:r>
          </w:p>
        </w:tc>
      </w:tr>
      <w:tr w14:paraId="371F9D4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24888CA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title</w:t>
            </w:r>
          </w:p>
        </w:tc>
        <w:tc>
          <w:tcPr>
            <w:tcW w:w="1027" w:type="dxa"/>
            <w:tcBorders>
              <w:top w:val="nil"/>
              <w:left w:val="nil"/>
              <w:bottom w:val="nil"/>
              <w:right w:val="nil"/>
              <w:tl2br w:val="nil"/>
              <w:tr2bl w:val="nil"/>
            </w:tcBorders>
            <w:shd w:val="clear" w:color="auto" w:fill="FFFFFF"/>
            <w:vAlign w:val="center"/>
          </w:tcPr>
          <w:p w14:paraId="5045B04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varchar</w:t>
            </w:r>
          </w:p>
        </w:tc>
        <w:tc>
          <w:tcPr>
            <w:tcW w:w="6554" w:type="dxa"/>
            <w:tcBorders>
              <w:top w:val="nil"/>
              <w:left w:val="nil"/>
              <w:bottom w:val="nil"/>
              <w:right w:val="nil"/>
              <w:tl2br w:val="nil"/>
              <w:tr2bl w:val="nil"/>
            </w:tcBorders>
            <w:shd w:val="clear" w:color="auto" w:fill="FFFFFF"/>
            <w:vAlign w:val="center"/>
          </w:tcPr>
          <w:p w14:paraId="0FF5C7D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手记标题，用于简要概括该篇手记内容。</w:t>
            </w:r>
            <w:r>
              <w:rPr>
                <w:rFonts w:hint="eastAsia" w:ascii="Times New Roman" w:hAnsi="Times New Roman" w:eastAsia="宋体" w:cs="宋体"/>
                <w:b w:val="0"/>
                <w:color w:val="000000"/>
                <w:sz w:val="21"/>
                <w:szCs w:val="21"/>
                <w:lang w:val="en-US"/>
              </w:rPr>
              <w:tab/>
            </w:r>
          </w:p>
        </w:tc>
      </w:tr>
      <w:tr w14:paraId="7D1C997F">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371BA8D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content</w:t>
            </w:r>
          </w:p>
        </w:tc>
        <w:tc>
          <w:tcPr>
            <w:tcW w:w="1027" w:type="dxa"/>
            <w:tcBorders>
              <w:top w:val="nil"/>
              <w:left w:val="nil"/>
              <w:bottom w:val="nil"/>
              <w:right w:val="nil"/>
              <w:tl2br w:val="nil"/>
              <w:tr2bl w:val="nil"/>
            </w:tcBorders>
            <w:shd w:val="clear" w:color="auto" w:fill="FFFFFF"/>
            <w:vAlign w:val="center"/>
          </w:tcPr>
          <w:p w14:paraId="5730A75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text</w:t>
            </w:r>
          </w:p>
        </w:tc>
        <w:tc>
          <w:tcPr>
            <w:tcW w:w="6554" w:type="dxa"/>
            <w:tcBorders>
              <w:top w:val="nil"/>
              <w:left w:val="nil"/>
              <w:bottom w:val="nil"/>
              <w:right w:val="nil"/>
              <w:tl2br w:val="nil"/>
              <w:tr2bl w:val="nil"/>
            </w:tcBorders>
            <w:shd w:val="clear" w:color="auto" w:fill="FFFFFF"/>
            <w:vAlign w:val="center"/>
          </w:tcPr>
          <w:p w14:paraId="03211AF5">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手记正文内容，用于记录用户的主观感受和情绪变化。</w:t>
            </w:r>
          </w:p>
        </w:tc>
      </w:tr>
      <w:tr w14:paraId="6D6D1E88">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30171FB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emotion</w:t>
            </w:r>
          </w:p>
        </w:tc>
        <w:tc>
          <w:tcPr>
            <w:tcW w:w="1027" w:type="dxa"/>
            <w:tcBorders>
              <w:top w:val="nil"/>
              <w:left w:val="nil"/>
              <w:bottom w:val="nil"/>
              <w:right w:val="nil"/>
              <w:tl2br w:val="nil"/>
              <w:tr2bl w:val="nil"/>
            </w:tcBorders>
            <w:shd w:val="clear" w:color="auto" w:fill="FFFFFF"/>
            <w:vAlign w:val="center"/>
          </w:tcPr>
          <w:p w14:paraId="69C007A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varchar</w:t>
            </w:r>
          </w:p>
        </w:tc>
        <w:tc>
          <w:tcPr>
            <w:tcW w:w="6554" w:type="dxa"/>
            <w:tcBorders>
              <w:top w:val="nil"/>
              <w:left w:val="nil"/>
              <w:bottom w:val="nil"/>
              <w:right w:val="nil"/>
              <w:tl2br w:val="nil"/>
              <w:tr2bl w:val="nil"/>
            </w:tcBorders>
            <w:shd w:val="clear" w:color="auto" w:fill="FFFFFF"/>
            <w:vAlign w:val="center"/>
          </w:tcPr>
          <w:p w14:paraId="415A12F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用户在撰写手记时选择的主观情绪标签。</w:t>
            </w:r>
          </w:p>
        </w:tc>
      </w:tr>
      <w:tr w14:paraId="49D36DB8">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7C43F6D3">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created_at</w:t>
            </w:r>
          </w:p>
        </w:tc>
        <w:tc>
          <w:tcPr>
            <w:tcW w:w="1027" w:type="dxa"/>
            <w:tcBorders>
              <w:top w:val="nil"/>
              <w:left w:val="nil"/>
              <w:bottom w:val="nil"/>
              <w:right w:val="nil"/>
              <w:tl2br w:val="nil"/>
              <w:tr2bl w:val="nil"/>
            </w:tcBorders>
            <w:shd w:val="clear" w:color="auto" w:fill="FFFFFF"/>
            <w:vAlign w:val="center"/>
          </w:tcPr>
          <w:p w14:paraId="22B4248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6554" w:type="dxa"/>
            <w:tcBorders>
              <w:top w:val="nil"/>
              <w:left w:val="nil"/>
              <w:bottom w:val="nil"/>
              <w:right w:val="nil"/>
              <w:tl2br w:val="nil"/>
              <w:tr2bl w:val="nil"/>
            </w:tcBorders>
            <w:shd w:val="clear" w:color="auto" w:fill="FFFFFF"/>
            <w:vAlign w:val="center"/>
          </w:tcPr>
          <w:p w14:paraId="145DB95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手记创建时间，用于记录手记首次保存时间。</w:t>
            </w:r>
          </w:p>
        </w:tc>
      </w:tr>
      <w:tr w14:paraId="2D6E7A4B">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nil"/>
              <w:right w:val="nil"/>
              <w:tl2br w:val="nil"/>
              <w:tr2bl w:val="nil"/>
            </w:tcBorders>
            <w:shd w:val="clear" w:color="auto" w:fill="FFFFFF"/>
            <w:vAlign w:val="center"/>
          </w:tcPr>
          <w:p w14:paraId="2887DEE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updated_at</w:t>
            </w:r>
          </w:p>
        </w:tc>
        <w:tc>
          <w:tcPr>
            <w:tcW w:w="1027" w:type="dxa"/>
            <w:tcBorders>
              <w:top w:val="nil"/>
              <w:left w:val="nil"/>
              <w:bottom w:val="nil"/>
              <w:right w:val="nil"/>
              <w:tl2br w:val="nil"/>
              <w:tr2bl w:val="nil"/>
            </w:tcBorders>
            <w:shd w:val="clear" w:color="auto" w:fill="FFFFFF"/>
            <w:vAlign w:val="center"/>
          </w:tcPr>
          <w:p w14:paraId="6BC57C7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datetime</w:t>
            </w:r>
          </w:p>
        </w:tc>
        <w:tc>
          <w:tcPr>
            <w:tcW w:w="6554" w:type="dxa"/>
            <w:tcBorders>
              <w:top w:val="nil"/>
              <w:left w:val="nil"/>
              <w:bottom w:val="nil"/>
              <w:right w:val="nil"/>
              <w:tl2br w:val="nil"/>
              <w:tr2bl w:val="nil"/>
            </w:tcBorders>
            <w:shd w:val="clear" w:color="auto" w:fill="FFFFFF"/>
            <w:vAlign w:val="center"/>
          </w:tcPr>
          <w:p w14:paraId="2650AB4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ab/>
            </w:r>
            <w:r>
              <w:rPr>
                <w:rFonts w:hint="eastAsia" w:ascii="Times New Roman" w:hAnsi="Times New Roman" w:eastAsia="宋体" w:cs="宋体"/>
                <w:b w:val="0"/>
                <w:color w:val="000000"/>
                <w:sz w:val="21"/>
                <w:szCs w:val="21"/>
                <w:lang w:val="en-US"/>
              </w:rPr>
              <w:t>手记更新时间，用于记录手记最近一次修改时间。</w:t>
            </w:r>
          </w:p>
        </w:tc>
      </w:tr>
      <w:tr w14:paraId="47E1D5A8">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567" w:hRule="atLeast"/>
          <w:jc w:val="center"/>
        </w:trPr>
        <w:tc>
          <w:tcPr>
            <w:tcW w:w="965" w:type="dxa"/>
            <w:tcBorders>
              <w:top w:val="nil"/>
              <w:left w:val="nil"/>
              <w:bottom w:val="single" w:color="000000" w:sz="12" w:space="0"/>
              <w:right w:val="nil"/>
              <w:tl2br w:val="nil"/>
              <w:tr2bl w:val="nil"/>
            </w:tcBorders>
            <w:shd w:val="clear" w:color="auto" w:fill="FFFFFF"/>
            <w:vAlign w:val="center"/>
          </w:tcPr>
          <w:p w14:paraId="4FC299EE">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session_id</w:t>
            </w:r>
          </w:p>
        </w:tc>
        <w:tc>
          <w:tcPr>
            <w:tcW w:w="1027" w:type="dxa"/>
            <w:tcBorders>
              <w:top w:val="nil"/>
              <w:left w:val="nil"/>
              <w:bottom w:val="single" w:color="000000" w:sz="12" w:space="0"/>
              <w:right w:val="nil"/>
              <w:tl2br w:val="nil"/>
              <w:tr2bl w:val="nil"/>
            </w:tcBorders>
            <w:shd w:val="clear" w:color="auto" w:fill="FFFFFF"/>
            <w:vAlign w:val="center"/>
          </w:tcPr>
          <w:p w14:paraId="0A13592B">
            <w:pPr>
              <w:spacing w:before="30" w:beforeLines="0" w:after="90" w:afterLines="0" w:line="240" w:lineRule="auto"/>
              <w:ind w:left="0" w:leftChars="0" w:firstLine="0" w:firstLineChars="0"/>
              <w:jc w:val="center"/>
              <w:rPr>
                <w:rFonts w:hint="default" w:ascii="Times New Roman" w:hAnsi="Times New Roman" w:cs="宋体"/>
                <w:b w:val="0"/>
                <w:color w:val="000000"/>
                <w:sz w:val="21"/>
                <w:szCs w:val="21"/>
                <w:lang w:val="en-US" w:eastAsia="zh-CN"/>
              </w:rPr>
            </w:pPr>
            <w:r>
              <w:rPr>
                <w:rFonts w:hint="eastAsia" w:ascii="Times New Roman" w:hAnsi="Times New Roman" w:cs="宋体"/>
                <w:b w:val="0"/>
                <w:color w:val="000000"/>
                <w:sz w:val="21"/>
                <w:szCs w:val="21"/>
                <w:lang w:val="en-US" w:eastAsia="zh-CN"/>
              </w:rPr>
              <w:t>int</w:t>
            </w:r>
          </w:p>
        </w:tc>
        <w:tc>
          <w:tcPr>
            <w:tcW w:w="6554" w:type="dxa"/>
            <w:tcBorders>
              <w:top w:val="nil"/>
              <w:left w:val="nil"/>
              <w:bottom w:val="single" w:color="000000" w:sz="12" w:space="0"/>
              <w:right w:val="nil"/>
              <w:tl2br w:val="nil"/>
              <w:tr2bl w:val="nil"/>
            </w:tcBorders>
            <w:shd w:val="clear" w:color="auto" w:fill="FFFFFF"/>
            <w:vAlign w:val="center"/>
          </w:tcPr>
          <w:p w14:paraId="7066C1ED">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rPr>
              <w:t>关联会话表中的会话编号，用于标识该手记是否绑定某次会话，可为空。</w:t>
            </w:r>
          </w:p>
        </w:tc>
      </w:tr>
    </w:tbl>
    <w:p w14:paraId="66301974">
      <w:pPr>
        <w:bidi w:val="0"/>
        <w:ind w:left="0" w:leftChars="0" w:firstLine="480" w:firstLineChars="200"/>
        <w:rPr>
          <w:rFonts w:hint="eastAsia"/>
        </w:rPr>
      </w:pPr>
    </w:p>
    <w:p w14:paraId="6805A4B9">
      <w:pPr>
        <w:bidi w:val="0"/>
        <w:ind w:left="0" w:leftChars="0" w:firstLine="480" w:firstLineChars="200"/>
        <w:rPr>
          <w:rFonts w:hint="eastAsia"/>
        </w:rPr>
      </w:pPr>
      <w:r>
        <w:rPr>
          <w:rFonts w:hint="eastAsia"/>
        </w:rPr>
        <w:t>从关系模型的角度来看，用户表与会话表之间是一对多关系，用户表与情绪手记表之间也是一对多关系；会话表与聊天消息表、情绪日志表之间均为一对多关系；会话表与情绪手记表之间为一对多或零对多关系；用户表与用户记忆表之间为一对一关系。这些关系能够较好地反映系统业务逻辑，既支持多用户情景下的数据隔离，也能满足会话记录、情绪分析和主观手记关联的要求。</w:t>
      </w:r>
    </w:p>
    <w:p w14:paraId="517E0FD4">
      <w:pPr>
        <w:pStyle w:val="4"/>
        <w:bidi w:val="0"/>
        <w:rPr>
          <w:rFonts w:hint="default"/>
          <w:lang w:val="en-US" w:eastAsia="zh-CN"/>
        </w:rPr>
      </w:pPr>
      <w:bookmarkStart w:id="53" w:name="_Toc28766"/>
      <w:r>
        <w:rPr>
          <w:rFonts w:hint="eastAsia"/>
          <w:lang w:val="en-US" w:eastAsia="zh-CN"/>
        </w:rPr>
        <w:t>4.5本章小结</w:t>
      </w:r>
      <w:bookmarkEnd w:id="53"/>
    </w:p>
    <w:p w14:paraId="079E872C">
      <w:pPr>
        <w:bidi w:val="0"/>
        <w:ind w:left="0" w:leftChars="0" w:firstLine="480" w:firstLineChars="200"/>
        <w:rPr>
          <w:rFonts w:hint="eastAsia"/>
        </w:rPr>
      </w:pPr>
      <w:r>
        <w:rPr>
          <w:rFonts w:hint="eastAsia"/>
        </w:rPr>
        <w:t>本文数据库逻辑设计是在概念设计基础上的进一步细化，完整描述了系统中各数据表的字段结构和关系模型。该设计不仅满足当前实时情绪识别、AI聊天、历史分析和情绪手记等功能需求，也为后续系统扩展和维护提供了良好的数据结构基础。</w:t>
      </w:r>
    </w:p>
    <w:p w14:paraId="39CECE0C">
      <w:pPr>
        <w:bidi w:val="0"/>
        <w:ind w:left="0" w:leftChars="0" w:firstLine="480" w:firstLineChars="200"/>
        <w:rPr>
          <w:rFonts w:hint="eastAsia"/>
        </w:rPr>
      </w:pPr>
    </w:p>
    <w:p w14:paraId="30C7ABC9">
      <w:pPr>
        <w:pStyle w:val="2"/>
        <w:bidi w:val="0"/>
        <w:jc w:val="both"/>
        <w:rPr>
          <w:rFonts w:hint="default"/>
          <w:lang w:val="en-US" w:eastAsia="zh-CN"/>
        </w:rPr>
      </w:pPr>
      <w:bookmarkStart w:id="54" w:name="_Toc14815"/>
      <w:r>
        <w:rPr>
          <w:rFonts w:hint="eastAsia"/>
          <w:lang w:val="en-US" w:eastAsia="zh-CN"/>
        </w:rPr>
        <w:t>5 系统实现</w:t>
      </w:r>
      <w:bookmarkEnd w:id="54"/>
    </w:p>
    <w:p w14:paraId="30A2CA14">
      <w:pPr>
        <w:bidi w:val="0"/>
        <w:rPr>
          <w:rFonts w:hint="default"/>
          <w:lang w:val="en-US" w:eastAsia="zh-CN"/>
        </w:rPr>
      </w:pPr>
      <w:r>
        <w:rPr>
          <w:rFonts w:hint="eastAsia"/>
          <w:lang w:val="en-US" w:eastAsia="zh-CN"/>
        </w:rPr>
        <w:t>该项目设计着重考虑其系统性，封装性以及闭环性。采用了经典的用户注册登录模块完善系统的不同身份的隔离与封装，不同用户之间的历史记录被隔离。前端采用vue实现页面的交互与展示，后端使用FastAPI实现业务逻辑和接口服务。数据库采用SQLite实现数据的持久化存储。该系统有用户注册登录，实时情绪识别，AI情感聊天，历史分析，今日情绪报告，情绪手记，会话详情与个人中心情绪识别说明共八大模块。</w:t>
      </w:r>
    </w:p>
    <w:p w14:paraId="6529F1E9">
      <w:pPr>
        <w:pStyle w:val="4"/>
        <w:bidi w:val="0"/>
        <w:rPr>
          <w:rFonts w:hint="default"/>
          <w:lang w:val="en-US" w:eastAsia="zh-CN"/>
        </w:rPr>
      </w:pPr>
      <w:bookmarkStart w:id="55" w:name="_Toc31715"/>
      <w:r>
        <w:rPr>
          <w:rFonts w:hint="default"/>
          <w:lang w:val="en-US" w:eastAsia="zh-CN"/>
        </w:rPr>
        <w:t>5.</w:t>
      </w:r>
      <w:r>
        <w:rPr>
          <w:rFonts w:hint="eastAsia"/>
          <w:lang w:val="en-US" w:eastAsia="zh-CN"/>
        </w:rPr>
        <w:t>1</w:t>
      </w:r>
      <w:r>
        <w:rPr>
          <w:rFonts w:hint="default"/>
          <w:lang w:val="en-US" w:eastAsia="zh-CN"/>
        </w:rPr>
        <w:t xml:space="preserve"> 用户管理模块实现</w:t>
      </w:r>
      <w:bookmarkEnd w:id="55"/>
    </w:p>
    <w:p w14:paraId="4FDAE31D">
      <w:pPr>
        <w:bidi w:val="0"/>
        <w:rPr>
          <w:rFonts w:hint="default"/>
          <w:lang w:val="en-US" w:eastAsia="zh-CN"/>
        </w:rPr>
      </w:pPr>
      <w:r>
        <w:rPr>
          <w:rFonts w:hint="default"/>
          <w:lang w:val="en-US" w:eastAsia="zh-CN"/>
        </w:rPr>
        <w:t>用户管理模块主要包括用户注册、用户登录和退出登录功能。用户在注册页面输入用户名和密码后，前端将数据发送至后端注册接口，后端对输入信息进行校验，并对密码进行加密处理后保存到数据库中。</w:t>
      </w:r>
    </w:p>
    <w:p w14:paraId="490B6D05">
      <w:pPr>
        <w:bidi w:val="0"/>
        <w:rPr>
          <w:rFonts w:hint="default"/>
          <w:lang w:val="en-US" w:eastAsia="zh-CN"/>
        </w:rPr>
      </w:pPr>
      <w:r>
        <w:rPr>
          <w:rFonts w:hint="default"/>
          <w:lang w:val="en-US" w:eastAsia="zh-CN"/>
        </w:rPr>
        <w:t>若用户名已存在，系统会返回相应错误提示</w:t>
      </w:r>
      <w:r>
        <w:rPr>
          <w:rFonts w:hint="eastAsia"/>
          <w:lang w:val="en-US" w:eastAsia="zh-CN"/>
        </w:rPr>
        <w:t>，如图所示：</w:t>
      </w:r>
    </w:p>
    <w:p w14:paraId="7A8A6340">
      <w:pPr>
        <w:bidi w:val="0"/>
      </w:pPr>
      <w:r>
        <w:drawing>
          <wp:inline distT="0" distB="0" distL="114300" distR="114300">
            <wp:extent cx="5121910" cy="3730625"/>
            <wp:effectExtent l="0" t="0" r="13970"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4"/>
                    <a:stretch>
                      <a:fillRect/>
                    </a:stretch>
                  </pic:blipFill>
                  <pic:spPr>
                    <a:xfrm>
                      <a:off x="0" y="0"/>
                      <a:ext cx="5121910" cy="3730625"/>
                    </a:xfrm>
                    <a:prstGeom prst="rect">
                      <a:avLst/>
                    </a:prstGeom>
                    <a:noFill/>
                    <a:ln>
                      <a:noFill/>
                    </a:ln>
                  </pic:spPr>
                </pic:pic>
              </a:graphicData>
            </a:graphic>
          </wp:inline>
        </w:drawing>
      </w:r>
    </w:p>
    <w:p w14:paraId="092E5189">
      <w:pPr>
        <w:pStyle w:val="7"/>
        <w:bidi w:val="0"/>
        <w:rPr>
          <w:rFonts w:hint="default"/>
          <w:lang w:val="en-US" w:eastAsia="zh-CN"/>
        </w:rPr>
      </w:pPr>
      <w:r>
        <w:rPr>
          <w:rFonts w:hint="eastAsia"/>
          <w:lang w:val="en-US" w:eastAsia="zh-CN"/>
        </w:rPr>
        <w:t>图5.1 用户注册失败页面</w:t>
      </w:r>
    </w:p>
    <w:p w14:paraId="171F502F">
      <w:pPr>
        <w:bidi w:val="0"/>
        <w:rPr>
          <w:rFonts w:hint="default"/>
          <w:lang w:val="en-US" w:eastAsia="zh-CN"/>
        </w:rPr>
      </w:pPr>
      <w:r>
        <w:rPr>
          <w:rFonts w:hint="default"/>
          <w:lang w:val="en-US" w:eastAsia="zh-CN"/>
        </w:rPr>
        <w:t>若注册成功，则提示用户进入登录页面进行登录。</w:t>
      </w:r>
    </w:p>
    <w:p w14:paraId="03AEAD58">
      <w:pPr>
        <w:bidi w:val="0"/>
      </w:pPr>
      <w:r>
        <w:drawing>
          <wp:inline distT="0" distB="0" distL="114300" distR="114300">
            <wp:extent cx="5110480" cy="3636010"/>
            <wp:effectExtent l="0" t="0" r="10160" b="635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5"/>
                    <a:stretch>
                      <a:fillRect/>
                    </a:stretch>
                  </pic:blipFill>
                  <pic:spPr>
                    <a:xfrm>
                      <a:off x="0" y="0"/>
                      <a:ext cx="5110480" cy="3636010"/>
                    </a:xfrm>
                    <a:prstGeom prst="rect">
                      <a:avLst/>
                    </a:prstGeom>
                    <a:noFill/>
                    <a:ln>
                      <a:noFill/>
                    </a:ln>
                  </pic:spPr>
                </pic:pic>
              </a:graphicData>
            </a:graphic>
          </wp:inline>
        </w:drawing>
      </w:r>
    </w:p>
    <w:p w14:paraId="63710C84">
      <w:pPr>
        <w:pStyle w:val="7"/>
        <w:bidi w:val="0"/>
        <w:rPr>
          <w:rFonts w:hint="default"/>
          <w:lang w:val="en-US" w:eastAsia="zh-CN"/>
        </w:rPr>
      </w:pPr>
      <w:r>
        <w:rPr>
          <w:rFonts w:hint="eastAsia"/>
          <w:lang w:val="en-US" w:eastAsia="zh-CN"/>
        </w:rPr>
        <w:t>图5.2 用户注册成功页面</w:t>
      </w:r>
    </w:p>
    <w:p w14:paraId="57264858">
      <w:pPr>
        <w:bidi w:val="0"/>
        <w:ind w:left="0" w:leftChars="0" w:firstLine="480" w:firstLineChars="200"/>
        <w:rPr>
          <w:rFonts w:hint="default"/>
          <w:lang w:val="en-US" w:eastAsia="zh-CN"/>
        </w:rPr>
      </w:pPr>
      <w:r>
        <w:rPr>
          <w:rFonts w:hint="default"/>
          <w:lang w:val="en-US" w:eastAsia="zh-CN"/>
        </w:rPr>
        <w:t>在登录功能实现中，用户输入用户名和密码后，前端将表单数据提交到后端登录接口。后端根据用户名查询用户信息，并对密码进行校验。校验通过后，系统生成访问凭证并返回前端。前端将登录凭证和当前用户名保存到本地存储中，用于后续接口访问和个人中心页面展示。退出登录时，系统清除本地保存的身份信息和用户名信息，并跳转回登录页面。</w:t>
      </w:r>
    </w:p>
    <w:p w14:paraId="4AA6E817">
      <w:pPr>
        <w:bidi w:val="0"/>
        <w:ind w:left="0" w:leftChars="0" w:firstLine="480" w:firstLineChars="200"/>
        <w:rPr>
          <w:rFonts w:hint="eastAsia"/>
          <w:lang w:val="en-US" w:eastAsia="zh-CN"/>
        </w:rPr>
      </w:pPr>
      <w:r>
        <w:rPr>
          <w:rFonts w:hint="eastAsia"/>
          <w:lang w:val="en-US" w:eastAsia="zh-CN"/>
        </w:rPr>
        <w:t>核心代码如下：</w:t>
      </w:r>
    </w:p>
    <w:p w14:paraId="39E9952E">
      <w:pPr>
        <w:bidi w:val="0"/>
        <w:ind w:left="0" w:leftChars="0" w:firstLine="480" w:firstLineChars="200"/>
        <w:rPr>
          <w:rFonts w:hint="default"/>
          <w:lang w:val="en-US" w:eastAsia="zh-CN"/>
        </w:rPr>
      </w:pPr>
      <w:r>
        <w:drawing>
          <wp:inline distT="0" distB="0" distL="114300" distR="114300">
            <wp:extent cx="5787390" cy="2862580"/>
            <wp:effectExtent l="0" t="0" r="381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6"/>
                    <a:stretch>
                      <a:fillRect/>
                    </a:stretch>
                  </pic:blipFill>
                  <pic:spPr>
                    <a:xfrm>
                      <a:off x="0" y="0"/>
                      <a:ext cx="5787390" cy="2862580"/>
                    </a:xfrm>
                    <a:prstGeom prst="rect">
                      <a:avLst/>
                    </a:prstGeom>
                    <a:noFill/>
                    <a:ln>
                      <a:noFill/>
                    </a:ln>
                  </pic:spPr>
                </pic:pic>
              </a:graphicData>
            </a:graphic>
          </wp:inline>
        </w:drawing>
      </w:r>
    </w:p>
    <w:p w14:paraId="2808B843">
      <w:pPr>
        <w:bidi w:val="0"/>
        <w:ind w:left="0" w:leftChars="0" w:firstLine="480" w:firstLineChars="200"/>
        <w:rPr>
          <w:rFonts w:hint="default"/>
          <w:lang w:val="en-US" w:eastAsia="zh-CN"/>
        </w:rPr>
      </w:pPr>
      <w:r>
        <w:rPr>
          <w:rFonts w:hint="default"/>
          <w:lang w:val="en-US" w:eastAsia="zh-CN"/>
        </w:rPr>
        <w:t>通过该模块实现，系统完成了多用户管理和身份认证功能，并为会话记录、聊天记录、情绪日志和手记信息的用户归属管理提供了基础。</w:t>
      </w:r>
    </w:p>
    <w:p w14:paraId="74C8F2DD">
      <w:pPr>
        <w:pStyle w:val="4"/>
        <w:bidi w:val="0"/>
        <w:rPr>
          <w:rFonts w:hint="default"/>
          <w:lang w:val="en-US" w:eastAsia="zh-CN"/>
        </w:rPr>
      </w:pPr>
      <w:bookmarkStart w:id="56" w:name="_Toc5873"/>
      <w:r>
        <w:rPr>
          <w:rFonts w:hint="default"/>
          <w:lang w:val="en-US" w:eastAsia="zh-CN"/>
        </w:rPr>
        <w:t>5.</w:t>
      </w:r>
      <w:r>
        <w:rPr>
          <w:rFonts w:hint="eastAsia"/>
          <w:lang w:val="en-US" w:eastAsia="zh-CN"/>
        </w:rPr>
        <w:t>2</w:t>
      </w:r>
      <w:r>
        <w:rPr>
          <w:rFonts w:hint="default"/>
          <w:lang w:val="en-US" w:eastAsia="zh-CN"/>
        </w:rPr>
        <w:t xml:space="preserve"> 实时情绪识别模块实现</w:t>
      </w:r>
      <w:bookmarkEnd w:id="56"/>
    </w:p>
    <w:p w14:paraId="3DF580C0">
      <w:pPr>
        <w:bidi w:val="0"/>
        <w:rPr>
          <w:rFonts w:hint="eastAsia"/>
          <w:lang w:val="en-US" w:eastAsia="zh-CN"/>
        </w:rPr>
      </w:pPr>
      <w:r>
        <w:rPr>
          <w:rFonts w:hint="default"/>
          <w:lang w:val="en-US" w:eastAsia="zh-CN"/>
        </w:rPr>
        <w:t>实时情绪识别模块是本系统的核心模块之一。该模块首先由前端调用浏览器摄像头接口获取用户视频流，并按照一定时间间隔截取图像帧。截取到的图像数据经过编码处理后，通过WebSocket发送到后端</w:t>
      </w:r>
      <w:r>
        <w:rPr>
          <w:rFonts w:hint="eastAsia"/>
          <w:lang w:val="en-US" w:eastAsia="zh-CN"/>
        </w:rPr>
        <w:t>。</w:t>
      </w:r>
    </w:p>
    <w:p w14:paraId="7DDAE93D">
      <w:pPr>
        <w:bidi w:val="0"/>
        <w:rPr>
          <w:rFonts w:hint="eastAsia"/>
          <w:lang w:val="en-US" w:eastAsia="zh-CN"/>
        </w:rPr>
      </w:pPr>
    </w:p>
    <w:p w14:paraId="0076C59F">
      <w:pPr>
        <w:bidi w:val="0"/>
        <w:rPr>
          <w:rFonts w:hint="eastAsia"/>
          <w:lang w:val="en-US" w:eastAsia="zh-CN"/>
        </w:rPr>
      </w:pPr>
    </w:p>
    <w:p w14:paraId="5B6E09F8">
      <w:pPr>
        <w:bidi w:val="0"/>
        <w:rPr>
          <w:rFonts w:hint="eastAsia"/>
          <w:lang w:val="en-US" w:eastAsia="zh-CN"/>
        </w:rPr>
      </w:pPr>
    </w:p>
    <w:p w14:paraId="5BCD2ED7">
      <w:pPr>
        <w:bidi w:val="0"/>
        <w:rPr>
          <w:rFonts w:hint="eastAsia"/>
          <w:lang w:val="en-US" w:eastAsia="zh-CN"/>
        </w:rPr>
      </w:pPr>
    </w:p>
    <w:p w14:paraId="59A4A843">
      <w:pPr>
        <w:bidi w:val="0"/>
        <w:rPr>
          <w:rFonts w:hint="eastAsia"/>
          <w:lang w:val="en-US" w:eastAsia="zh-CN"/>
        </w:rPr>
      </w:pPr>
    </w:p>
    <w:p w14:paraId="0FFCCBCE">
      <w:pPr>
        <w:bidi w:val="0"/>
        <w:rPr>
          <w:rFonts w:hint="eastAsia"/>
          <w:lang w:val="en-US" w:eastAsia="zh-CN"/>
        </w:rPr>
      </w:pPr>
    </w:p>
    <w:p w14:paraId="5BCFC3BD">
      <w:pPr>
        <w:bidi w:val="0"/>
        <w:rPr>
          <w:rFonts w:hint="eastAsia"/>
          <w:lang w:val="en-US" w:eastAsia="zh-CN"/>
        </w:rPr>
      </w:pPr>
    </w:p>
    <w:p w14:paraId="4618C697">
      <w:pPr>
        <w:bidi w:val="0"/>
        <w:rPr>
          <w:rFonts w:hint="eastAsia"/>
          <w:lang w:val="en-US" w:eastAsia="zh-CN"/>
        </w:rPr>
      </w:pPr>
    </w:p>
    <w:p w14:paraId="4255B0A7">
      <w:pPr>
        <w:bidi w:val="0"/>
        <w:ind w:left="0" w:leftChars="0" w:firstLine="480" w:firstLineChars="200"/>
        <w:rPr>
          <w:rFonts w:hint="eastAsia"/>
          <w:lang w:val="en-US" w:eastAsia="zh-CN"/>
        </w:rPr>
      </w:pPr>
      <w:r>
        <w:rPr>
          <w:rFonts w:hint="eastAsia"/>
          <w:lang w:val="en-US" w:eastAsia="zh-CN"/>
        </w:rPr>
        <w:t>初始相应界面如图所示：</w:t>
      </w:r>
    </w:p>
    <w:p w14:paraId="6833B7AB">
      <w:pPr>
        <w:bidi w:val="0"/>
      </w:pPr>
      <w:r>
        <w:drawing>
          <wp:inline distT="0" distB="0" distL="114300" distR="114300">
            <wp:extent cx="5694680" cy="3740150"/>
            <wp:effectExtent l="0" t="0" r="5080" b="889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37"/>
                    <a:stretch>
                      <a:fillRect/>
                    </a:stretch>
                  </pic:blipFill>
                  <pic:spPr>
                    <a:xfrm>
                      <a:off x="0" y="0"/>
                      <a:ext cx="5694680" cy="3740150"/>
                    </a:xfrm>
                    <a:prstGeom prst="rect">
                      <a:avLst/>
                    </a:prstGeom>
                    <a:noFill/>
                    <a:ln>
                      <a:noFill/>
                    </a:ln>
                  </pic:spPr>
                </pic:pic>
              </a:graphicData>
            </a:graphic>
          </wp:inline>
        </w:drawing>
      </w:r>
    </w:p>
    <w:p w14:paraId="21EEF779">
      <w:pPr>
        <w:pStyle w:val="7"/>
        <w:bidi w:val="0"/>
        <w:rPr>
          <w:rFonts w:hint="eastAsia"/>
          <w:lang w:val="en-US" w:eastAsia="zh-CN"/>
        </w:rPr>
      </w:pPr>
      <w:r>
        <w:rPr>
          <w:rFonts w:hint="eastAsia"/>
          <w:lang w:val="en-US" w:eastAsia="zh-CN"/>
        </w:rPr>
        <w:t>图5.3 情绪识别与AI聊天界面</w:t>
      </w:r>
    </w:p>
    <w:p w14:paraId="27DC4CAF">
      <w:pPr>
        <w:bidi w:val="0"/>
        <w:ind w:left="0" w:leftChars="0" w:firstLine="480" w:firstLineChars="200"/>
        <w:rPr>
          <w:rFonts w:hint="default"/>
          <w:lang w:val="en-US" w:eastAsia="zh-CN"/>
        </w:rPr>
      </w:pPr>
      <w:r>
        <w:rPr>
          <w:rFonts w:hint="default"/>
          <w:lang w:val="en-US" w:eastAsia="zh-CN"/>
        </w:rPr>
        <w:t>后端在接收到图像帧后，首先进行图像解码，并调用MediaPipe Face Landmarker模型提取人脸关键点和表情特征参数。若图像中未检测到人脸，则系统返回“未检测到人脸”的状态；若成功检测到人脸，则系统进一步调用情绪评分逻辑，对不同情绪类别进行规则判断。规则设计基于典型面部动作特征，例如嘴角上扬、眼睛睁大、眉部收紧等，通过对这些表情特征进行加权处理，得到当前情绪类别。</w:t>
      </w:r>
    </w:p>
    <w:p w14:paraId="1B853E07">
      <w:pPr>
        <w:rPr>
          <w:rFonts w:hint="eastAsia"/>
          <w:lang w:val="en-US" w:eastAsia="zh-CN"/>
        </w:rPr>
      </w:pPr>
      <w:r>
        <w:rPr>
          <w:rFonts w:hint="eastAsia"/>
          <w:lang w:val="en-US" w:eastAsia="zh-CN"/>
        </w:rPr>
        <w:t>识别为高兴情绪时与AI对话：</w:t>
      </w:r>
    </w:p>
    <w:p w14:paraId="50191E7E">
      <w:pPr>
        <w:rPr>
          <w:rFonts w:hint="default"/>
          <w:lang w:val="en-US" w:eastAsia="zh-CN"/>
        </w:rPr>
      </w:pPr>
      <w:r>
        <w:rPr>
          <w:rFonts w:hint="default"/>
          <w:lang w:val="en-US" w:eastAsia="zh-CN"/>
        </w:rPr>
        <w:drawing>
          <wp:inline distT="0" distB="0" distL="114300" distR="114300">
            <wp:extent cx="5784215" cy="3564890"/>
            <wp:effectExtent l="0" t="0" r="6985" b="1270"/>
            <wp:docPr id="11" name="图片 11" descr="屏幕截图_15-4-2026_174228_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_15-4-2026_174228_127.0.0.1"/>
                    <pic:cNvPicPr>
                      <a:picLocks noChangeAspect="1"/>
                    </pic:cNvPicPr>
                  </pic:nvPicPr>
                  <pic:blipFill>
                    <a:blip r:embed="rId38"/>
                    <a:stretch>
                      <a:fillRect/>
                    </a:stretch>
                  </pic:blipFill>
                  <pic:spPr>
                    <a:xfrm>
                      <a:off x="0" y="0"/>
                      <a:ext cx="5784215" cy="3564890"/>
                    </a:xfrm>
                    <a:prstGeom prst="rect">
                      <a:avLst/>
                    </a:prstGeom>
                  </pic:spPr>
                </pic:pic>
              </a:graphicData>
            </a:graphic>
          </wp:inline>
        </w:drawing>
      </w:r>
    </w:p>
    <w:p w14:paraId="1E3A362E">
      <w:pPr>
        <w:bidi w:val="0"/>
        <w:ind w:left="0" w:leftChars="0" w:firstLine="480" w:firstLineChars="200"/>
        <w:rPr>
          <w:rFonts w:hint="eastAsia"/>
          <w:lang w:val="en-US" w:eastAsia="zh-CN"/>
        </w:rPr>
      </w:pPr>
      <w:r>
        <w:rPr>
          <w:rFonts w:hint="eastAsia"/>
          <w:lang w:val="en-US" w:eastAsia="zh-CN"/>
        </w:rPr>
        <w:t>识别为平静：</w:t>
      </w:r>
    </w:p>
    <w:p w14:paraId="0BCBD75B">
      <w:pPr>
        <w:bidi w:val="0"/>
        <w:ind w:left="0" w:leftChars="0" w:firstLine="480" w:firstLineChars="200"/>
        <w:rPr>
          <w:rFonts w:hint="default"/>
          <w:lang w:val="en-US" w:eastAsia="zh-CN"/>
        </w:rPr>
      </w:pPr>
      <w:r>
        <w:rPr>
          <w:rFonts w:hint="eastAsia"/>
          <w:lang w:val="en-US" w:eastAsia="zh-CN"/>
        </w:rPr>
        <w:t xml:space="preserve"> </w:t>
      </w:r>
      <w:r>
        <w:rPr>
          <w:rFonts w:hint="eastAsia"/>
          <w:lang w:val="en-US" w:eastAsia="zh-CN"/>
        </w:rPr>
        <w:tab/>
        <w:t>去问驱蚊器驱蚊器为去问驱蚊器为qw</w:t>
      </w:r>
      <w:bookmarkStart w:id="79" w:name="_GoBack"/>
      <w:bookmarkEnd w:id="79"/>
      <w:r>
        <w:drawing>
          <wp:inline distT="0" distB="0" distL="114300" distR="114300">
            <wp:extent cx="5789930" cy="3522345"/>
            <wp:effectExtent l="0" t="0" r="1270" b="1333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39"/>
                    <a:stretch>
                      <a:fillRect/>
                    </a:stretch>
                  </pic:blipFill>
                  <pic:spPr>
                    <a:xfrm>
                      <a:off x="0" y="0"/>
                      <a:ext cx="5789930" cy="3522345"/>
                    </a:xfrm>
                    <a:prstGeom prst="rect">
                      <a:avLst/>
                    </a:prstGeom>
                    <a:noFill/>
                    <a:ln>
                      <a:noFill/>
                    </a:ln>
                  </pic:spPr>
                </pic:pic>
              </a:graphicData>
            </a:graphic>
          </wp:inline>
        </w:drawing>
      </w:r>
    </w:p>
    <w:p w14:paraId="1A6CDDD1">
      <w:pPr>
        <w:bidi w:val="0"/>
        <w:ind w:left="0" w:leftChars="0" w:firstLine="480" w:firstLineChars="200"/>
        <w:rPr>
          <w:rFonts w:hint="default"/>
          <w:lang w:val="en-US" w:eastAsia="zh-CN"/>
        </w:rPr>
      </w:pPr>
    </w:p>
    <w:p w14:paraId="61346AB5">
      <w:pPr>
        <w:bidi w:val="0"/>
        <w:ind w:left="0" w:leftChars="0" w:firstLine="480" w:firstLineChars="200"/>
        <w:rPr>
          <w:rFonts w:hint="eastAsia"/>
          <w:lang w:val="en-US" w:eastAsia="zh-CN"/>
        </w:rPr>
      </w:pPr>
      <w:r>
        <w:rPr>
          <w:rFonts w:hint="eastAsia"/>
          <w:lang w:val="en-US" w:eastAsia="zh-CN"/>
        </w:rPr>
        <w:t>情绪评分算法如下：</w:t>
      </w:r>
    </w:p>
    <w:p w14:paraId="66567DBB">
      <w:pPr>
        <w:bidi w:val="0"/>
        <w:ind w:left="0" w:leftChars="0" w:firstLine="480" w:firstLineChars="200"/>
        <w:rPr>
          <w:rFonts w:hint="default"/>
          <w:lang w:val="en-US" w:eastAsia="zh-CN"/>
        </w:rPr>
      </w:pPr>
      <w:r>
        <w:rPr>
          <w:rFonts w:hint="default"/>
          <w:lang w:val="en-US" w:eastAsia="zh-CN"/>
        </w:rPr>
        <w:t>为避免实时识别过程中出现频繁跳变和单帧误判，系统在识别结果输出前加入多帧投票与置信度约束机制。系统将最近若干帧的识别结果保存在缓存中，通过统计投票结果和平均置信度得到更稳定的最终情绪输出。只有满足稳定条件的情绪结果才会被写入情绪日志表，并返回前端页面显示。通过这一机制，系统在保证实时性的同时提高了识别结果的稳定性，为后续历史分析和图表统计提供了更加可靠的数据来源。</w:t>
      </w:r>
    </w:p>
    <w:p w14:paraId="651C7CEE">
      <w:pPr>
        <w:bidi w:val="0"/>
        <w:ind w:left="0" w:leftChars="0" w:firstLine="480" w:firstLineChars="200"/>
        <w:rPr>
          <w:rFonts w:hint="eastAsia"/>
          <w:lang w:val="en-US" w:eastAsia="zh-CN"/>
        </w:rPr>
      </w:pPr>
      <w:r>
        <w:rPr>
          <w:rFonts w:hint="eastAsia"/>
          <w:lang w:val="en-US" w:eastAsia="zh-CN"/>
        </w:rPr>
        <w:t>情绪稳定化算法如图所示：</w:t>
      </w:r>
    </w:p>
    <w:p w14:paraId="0ADF05A6">
      <w:pPr>
        <w:bidi w:val="0"/>
        <w:ind w:left="0" w:leftChars="0" w:firstLine="480" w:firstLineChars="200"/>
        <w:rPr>
          <w:rFonts w:hint="default"/>
          <w:lang w:val="en-US" w:eastAsia="zh-CN"/>
        </w:rPr>
      </w:pPr>
      <w:r>
        <w:drawing>
          <wp:inline distT="0" distB="0" distL="114300" distR="114300">
            <wp:extent cx="5196840" cy="2255520"/>
            <wp:effectExtent l="0" t="0" r="0" b="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40"/>
                    <a:stretch>
                      <a:fillRect/>
                    </a:stretch>
                  </pic:blipFill>
                  <pic:spPr>
                    <a:xfrm>
                      <a:off x="0" y="0"/>
                      <a:ext cx="5196840" cy="2255520"/>
                    </a:xfrm>
                    <a:prstGeom prst="rect">
                      <a:avLst/>
                    </a:prstGeom>
                    <a:noFill/>
                    <a:ln>
                      <a:noFill/>
                    </a:ln>
                  </pic:spPr>
                </pic:pic>
              </a:graphicData>
            </a:graphic>
          </wp:inline>
        </w:drawing>
      </w:r>
    </w:p>
    <w:p w14:paraId="65BEDC82">
      <w:pPr>
        <w:pStyle w:val="4"/>
        <w:bidi w:val="0"/>
        <w:rPr>
          <w:rFonts w:hint="default"/>
          <w:lang w:val="en-US" w:eastAsia="zh-CN"/>
        </w:rPr>
      </w:pPr>
      <w:bookmarkStart w:id="57" w:name="_Toc11368"/>
      <w:r>
        <w:rPr>
          <w:rFonts w:hint="default"/>
          <w:lang w:val="en-US" w:eastAsia="zh-CN"/>
        </w:rPr>
        <w:t>5.4 AI情感聊天模块实现</w:t>
      </w:r>
      <w:bookmarkEnd w:id="57"/>
    </w:p>
    <w:p w14:paraId="3644EF4C">
      <w:pPr>
        <w:bidi w:val="0"/>
        <w:rPr>
          <w:rFonts w:hint="default"/>
          <w:lang w:val="en-US" w:eastAsia="zh-CN"/>
        </w:rPr>
      </w:pPr>
      <w:r>
        <w:rPr>
          <w:rFonts w:hint="default"/>
          <w:lang w:val="en-US" w:eastAsia="zh-CN"/>
        </w:rPr>
        <w:t>AI情感聊天模块主要实现用户与系统之间的情感陪伴式对话。用户在对话页面输入消息内容后，前端会同时读取当前识别到的情绪状态，并将消息内容、情绪信息、历史上下文和当前会话编号提交给后端聊天接口。后端根据这些信息构造提示词，将用户当前情绪状态纳入对话上下文，再调用AI接口生成回复内容。</w:t>
      </w:r>
    </w:p>
    <w:p w14:paraId="3273F298">
      <w:pPr>
        <w:bidi w:val="0"/>
        <w:ind w:left="0" w:leftChars="0" w:firstLine="480" w:firstLineChars="200"/>
        <w:rPr>
          <w:rFonts w:hint="default"/>
          <w:lang w:val="en-US" w:eastAsia="zh-CN"/>
        </w:rPr>
      </w:pPr>
      <w:r>
        <w:rPr>
          <w:rFonts w:hint="default"/>
          <w:lang w:val="en-US" w:eastAsia="zh-CN"/>
        </w:rPr>
        <w:t>为了增强回复的情感适配能力，系统在提示词中显式加入当前情绪描述，并要求回复风格尽量自然、温和且符合用户当前状态。这样，当用户处于难过、生气等负面情绪时，AI回复会更偏向安抚和共情；当用户处于开心或平静状态时，回复则更倾向于自然交流和陪伴。</w:t>
      </w:r>
    </w:p>
    <w:p w14:paraId="2370F8D9">
      <w:pPr>
        <w:bidi w:val="0"/>
        <w:ind w:left="0" w:leftChars="0" w:firstLine="480" w:firstLineChars="200"/>
        <w:rPr>
          <w:rFonts w:hint="eastAsia"/>
          <w:lang w:val="en-US" w:eastAsia="zh-CN"/>
        </w:rPr>
      </w:pPr>
      <w:r>
        <w:rPr>
          <w:rFonts w:hint="eastAsia"/>
          <w:lang w:val="en-US" w:eastAsia="zh-CN"/>
        </w:rPr>
        <w:t>核心代码如下：</w:t>
      </w:r>
    </w:p>
    <w:p w14:paraId="2B3C08D3">
      <w:pPr>
        <w:bidi w:val="0"/>
        <w:ind w:left="0" w:leftChars="0" w:firstLine="480" w:firstLineChars="200"/>
        <w:rPr>
          <w:rFonts w:hint="default"/>
          <w:lang w:val="en-US" w:eastAsia="zh-CN"/>
        </w:rPr>
      </w:pPr>
      <w:r>
        <w:drawing>
          <wp:inline distT="0" distB="0" distL="114300" distR="114300">
            <wp:extent cx="5386705" cy="3303270"/>
            <wp:effectExtent l="0" t="0" r="8255" b="381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41"/>
                    <a:stretch>
                      <a:fillRect/>
                    </a:stretch>
                  </pic:blipFill>
                  <pic:spPr>
                    <a:xfrm>
                      <a:off x="0" y="0"/>
                      <a:ext cx="5386705" cy="3303270"/>
                    </a:xfrm>
                    <a:prstGeom prst="rect">
                      <a:avLst/>
                    </a:prstGeom>
                    <a:noFill/>
                    <a:ln>
                      <a:noFill/>
                    </a:ln>
                  </pic:spPr>
                </pic:pic>
              </a:graphicData>
            </a:graphic>
          </wp:inline>
        </w:drawing>
      </w:r>
    </w:p>
    <w:p w14:paraId="1112B8D4">
      <w:pPr>
        <w:bidi w:val="0"/>
        <w:ind w:left="0" w:leftChars="0" w:firstLine="480" w:firstLineChars="200"/>
        <w:rPr>
          <w:rFonts w:hint="default"/>
          <w:lang w:val="en-US" w:eastAsia="zh-CN"/>
        </w:rPr>
      </w:pPr>
      <w:r>
        <w:rPr>
          <w:rFonts w:hint="default"/>
          <w:lang w:val="en-US" w:eastAsia="zh-CN"/>
        </w:rPr>
        <w:t>在生成回复后，系统将用户消息和AI回复同时写入聊天消息表，并记录该时刻对应的情绪状态。这样不仅完成了即时聊天功能，还为后续会话详情页和历史分析页面中的聊天记录回顾提供了数据支持。</w:t>
      </w:r>
    </w:p>
    <w:p w14:paraId="4AD4CEEB">
      <w:pPr>
        <w:pStyle w:val="4"/>
        <w:bidi w:val="0"/>
        <w:rPr>
          <w:rFonts w:hint="default"/>
          <w:lang w:val="en-US" w:eastAsia="zh-CN"/>
        </w:rPr>
      </w:pPr>
      <w:bookmarkStart w:id="58" w:name="_Toc23116"/>
      <w:r>
        <w:rPr>
          <w:rFonts w:hint="default"/>
          <w:lang w:val="en-US" w:eastAsia="zh-CN"/>
        </w:rPr>
        <w:t>5</w:t>
      </w:r>
      <w:r>
        <w:rPr>
          <w:rFonts w:hint="eastAsia"/>
          <w:lang w:val="en-US" w:eastAsia="zh-CN"/>
        </w:rPr>
        <w:t>.4</w:t>
      </w:r>
      <w:r>
        <w:rPr>
          <w:rFonts w:hint="default"/>
          <w:lang w:val="en-US" w:eastAsia="zh-CN"/>
        </w:rPr>
        <w:t xml:space="preserve"> 历史分析模块实现</w:t>
      </w:r>
      <w:bookmarkEnd w:id="58"/>
    </w:p>
    <w:p w14:paraId="2C69A821">
      <w:pPr>
        <w:bidi w:val="0"/>
        <w:rPr>
          <w:rFonts w:hint="default"/>
          <w:lang w:val="en-US" w:eastAsia="zh-CN"/>
        </w:rPr>
      </w:pPr>
      <w:r>
        <w:rPr>
          <w:rFonts w:hint="default"/>
          <w:lang w:val="en-US" w:eastAsia="zh-CN"/>
        </w:rPr>
        <w:t>历史分析模块用于展示用户过往会话的情绪变化和聊天记录。系统首先从会话表中查询当前用户的所有历史会话，并统计每次会话对应的消息数量、关联手记数量和主导情绪。在历史分析页面中，前端将这些数据以列表形式进行展示，用户可以选择某一次会话查看详细分析。</w:t>
      </w:r>
    </w:p>
    <w:p w14:paraId="1DF2A3A5">
      <w:pPr>
        <w:bidi w:val="0"/>
      </w:pPr>
      <w:r>
        <w:drawing>
          <wp:inline distT="0" distB="0" distL="114300" distR="114300">
            <wp:extent cx="5787390" cy="2919095"/>
            <wp:effectExtent l="0" t="0" r="3810" b="698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42"/>
                    <a:stretch>
                      <a:fillRect/>
                    </a:stretch>
                  </pic:blipFill>
                  <pic:spPr>
                    <a:xfrm>
                      <a:off x="0" y="0"/>
                      <a:ext cx="5787390" cy="2919095"/>
                    </a:xfrm>
                    <a:prstGeom prst="rect">
                      <a:avLst/>
                    </a:prstGeom>
                    <a:noFill/>
                    <a:ln>
                      <a:noFill/>
                    </a:ln>
                  </pic:spPr>
                </pic:pic>
              </a:graphicData>
            </a:graphic>
          </wp:inline>
        </w:drawing>
      </w:r>
    </w:p>
    <w:p w14:paraId="14C9CA3D">
      <w:pPr>
        <w:pStyle w:val="7"/>
        <w:bidi w:val="0"/>
        <w:rPr>
          <w:rFonts w:hint="default"/>
          <w:lang w:val="en-US" w:eastAsia="zh-CN"/>
        </w:rPr>
      </w:pPr>
      <w:r>
        <w:rPr>
          <w:rFonts w:hint="eastAsia"/>
          <w:lang w:val="en-US" w:eastAsia="zh-CN"/>
        </w:rPr>
        <w:t>图5.4 历史分析页面</w:t>
      </w:r>
    </w:p>
    <w:p w14:paraId="100011A4">
      <w:pPr>
        <w:bidi w:val="0"/>
        <w:ind w:left="0" w:leftChars="0" w:firstLine="480" w:firstLineChars="200"/>
        <w:rPr>
          <w:rFonts w:hint="default"/>
          <w:lang w:val="en-US" w:eastAsia="zh-CN"/>
        </w:rPr>
      </w:pPr>
      <w:r>
        <w:rPr>
          <w:rFonts w:hint="default"/>
          <w:lang w:val="en-US" w:eastAsia="zh-CN"/>
        </w:rPr>
        <w:t>当用户选中某次会话后，前端会分别请求该会话对应的情绪分布数据、情绪趋势数据和聊天记录数据。后端根据情绪日志表和聊天消息表中的相关记录，对情绪类别进行统计，并以适合前端图表展示的结构返回。前端通过饼图和折线图组件将这些数据进行可视化展示，帮助用户直观了解会话中的情绪变化过程。同时，系统还会查询与该会话绑定的手记信息，并在页面中显示关联手记内容，从而实现会话与手记之间的联动展示。</w:t>
      </w:r>
    </w:p>
    <w:p w14:paraId="211CBEBD">
      <w:pPr>
        <w:bidi w:val="0"/>
        <w:ind w:left="0" w:leftChars="0" w:firstLine="480" w:firstLineChars="200"/>
        <w:rPr>
          <w:rFonts w:hint="default"/>
          <w:lang w:val="en-US" w:eastAsia="zh-CN"/>
        </w:rPr>
      </w:pPr>
    </w:p>
    <w:p w14:paraId="3705F75D">
      <w:pPr>
        <w:bidi w:val="0"/>
        <w:ind w:left="0" w:leftChars="0" w:firstLine="480" w:firstLineChars="200"/>
      </w:pPr>
      <w:r>
        <w:drawing>
          <wp:inline distT="0" distB="0" distL="114300" distR="114300">
            <wp:extent cx="5792470" cy="3966845"/>
            <wp:effectExtent l="0" t="0" r="13970" b="1079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43"/>
                    <a:stretch>
                      <a:fillRect/>
                    </a:stretch>
                  </pic:blipFill>
                  <pic:spPr>
                    <a:xfrm>
                      <a:off x="0" y="0"/>
                      <a:ext cx="5792470" cy="3966845"/>
                    </a:xfrm>
                    <a:prstGeom prst="rect">
                      <a:avLst/>
                    </a:prstGeom>
                    <a:noFill/>
                    <a:ln>
                      <a:noFill/>
                    </a:ln>
                  </pic:spPr>
                </pic:pic>
              </a:graphicData>
            </a:graphic>
          </wp:inline>
        </w:drawing>
      </w:r>
    </w:p>
    <w:p w14:paraId="543FE728">
      <w:pPr>
        <w:pStyle w:val="7"/>
        <w:bidi w:val="0"/>
        <w:rPr>
          <w:rFonts w:hint="default"/>
          <w:lang w:val="en-US" w:eastAsia="zh-CN"/>
        </w:rPr>
      </w:pPr>
      <w:r>
        <w:rPr>
          <w:rFonts w:hint="eastAsia"/>
          <w:lang w:val="en-US" w:eastAsia="zh-CN"/>
        </w:rPr>
        <w:t>图5.5 会话详情页面</w:t>
      </w:r>
    </w:p>
    <w:p w14:paraId="576036BB">
      <w:pPr>
        <w:pStyle w:val="4"/>
        <w:bidi w:val="0"/>
        <w:rPr>
          <w:rFonts w:hint="default"/>
          <w:lang w:val="en-US" w:eastAsia="zh-CN"/>
        </w:rPr>
      </w:pPr>
      <w:bookmarkStart w:id="59" w:name="_Toc24376"/>
      <w:r>
        <w:rPr>
          <w:rFonts w:hint="default"/>
          <w:lang w:val="en-US" w:eastAsia="zh-CN"/>
        </w:rPr>
        <w:t>5.</w:t>
      </w:r>
      <w:r>
        <w:rPr>
          <w:rFonts w:hint="eastAsia"/>
          <w:lang w:val="en-US" w:eastAsia="zh-CN"/>
        </w:rPr>
        <w:t>5</w:t>
      </w:r>
      <w:r>
        <w:rPr>
          <w:rFonts w:hint="default"/>
          <w:lang w:val="en-US" w:eastAsia="zh-CN"/>
        </w:rPr>
        <w:t xml:space="preserve"> 今日情绪报告模块实现</w:t>
      </w:r>
      <w:bookmarkEnd w:id="59"/>
    </w:p>
    <w:p w14:paraId="4D837BFE">
      <w:pPr>
        <w:bidi w:val="0"/>
        <w:rPr>
          <w:rFonts w:hint="default"/>
          <w:lang w:val="en-US" w:eastAsia="zh-CN"/>
        </w:rPr>
      </w:pPr>
      <w:r>
        <w:rPr>
          <w:rFonts w:hint="default"/>
          <w:lang w:val="en-US" w:eastAsia="zh-CN"/>
        </w:rPr>
        <w:t>今日情绪报告模块主要实现对用户当天情绪活动的汇总分析。系统根据当前日期筛选会话表、聊天消息表和情绪手记表中的相关记录，统计当天的会话数量、消息数量、手记数量以及主导情绪，并将统计结果通过接口返回给前端。</w:t>
      </w:r>
    </w:p>
    <w:p w14:paraId="1F813253">
      <w:pPr>
        <w:bidi w:val="0"/>
        <w:ind w:left="0" w:leftChars="0" w:firstLine="480" w:firstLineChars="200"/>
        <w:rPr>
          <w:rFonts w:hint="default"/>
          <w:lang w:val="en-US" w:eastAsia="zh-CN"/>
        </w:rPr>
      </w:pPr>
      <w:r>
        <w:rPr>
          <w:rFonts w:hint="default"/>
          <w:lang w:val="en-US" w:eastAsia="zh-CN"/>
        </w:rPr>
        <w:t>在前端页面中，今日情绪报告模块以独立页面形式展示，用户可以查看当天的基本统计指标，同时浏览当天的会话摘要和手记摘要。系统还为每条会话摘要和手记摘要提供跳转入口，用户可进一步进入会话详情页或手记详情页查看完整内容。该模块增强了系统按日维度进行情绪回顾的能力，也提升了系统的整体数据分析价值。</w:t>
      </w:r>
    </w:p>
    <w:p w14:paraId="599A7288">
      <w:pPr>
        <w:bidi w:val="0"/>
        <w:ind w:left="0" w:leftChars="0" w:firstLine="480" w:firstLineChars="200"/>
        <w:rPr>
          <w:rFonts w:hint="default"/>
          <w:lang w:val="en-US" w:eastAsia="zh-CN"/>
        </w:rPr>
      </w:pPr>
      <w:r>
        <w:rPr>
          <w:rFonts w:hint="eastAsia"/>
          <w:lang w:val="en-US" w:eastAsia="zh-CN"/>
        </w:rPr>
        <w:t>界面如图所示：</w:t>
      </w:r>
    </w:p>
    <w:p w14:paraId="7EB38DF0">
      <w:pPr>
        <w:bidi w:val="0"/>
        <w:ind w:left="0" w:leftChars="0" w:firstLine="480" w:firstLineChars="200"/>
      </w:pPr>
      <w:r>
        <w:drawing>
          <wp:inline distT="0" distB="0" distL="114300" distR="114300">
            <wp:extent cx="5779770" cy="2760980"/>
            <wp:effectExtent l="0" t="0" r="11430" b="1270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44"/>
                    <a:stretch>
                      <a:fillRect/>
                    </a:stretch>
                  </pic:blipFill>
                  <pic:spPr>
                    <a:xfrm>
                      <a:off x="0" y="0"/>
                      <a:ext cx="5779770" cy="2760980"/>
                    </a:xfrm>
                    <a:prstGeom prst="rect">
                      <a:avLst/>
                    </a:prstGeom>
                    <a:noFill/>
                    <a:ln>
                      <a:noFill/>
                    </a:ln>
                  </pic:spPr>
                </pic:pic>
              </a:graphicData>
            </a:graphic>
          </wp:inline>
        </w:drawing>
      </w:r>
    </w:p>
    <w:p w14:paraId="7B01761B">
      <w:pPr>
        <w:pStyle w:val="7"/>
        <w:bidi w:val="0"/>
        <w:rPr>
          <w:rFonts w:hint="default"/>
          <w:lang w:val="en-US" w:eastAsia="zh-CN"/>
        </w:rPr>
      </w:pPr>
      <w:r>
        <w:rPr>
          <w:rFonts w:hint="eastAsia"/>
          <w:lang w:val="en-US" w:eastAsia="zh-CN"/>
        </w:rPr>
        <w:t>图5.6 今日情绪报告页面</w:t>
      </w:r>
    </w:p>
    <w:p w14:paraId="0582AB4A">
      <w:pPr>
        <w:bidi w:val="0"/>
        <w:ind w:left="0" w:leftChars="0" w:firstLine="480" w:firstLineChars="200"/>
        <w:rPr>
          <w:rFonts w:hint="eastAsia"/>
          <w:lang w:val="en-US" w:eastAsia="zh-CN"/>
        </w:rPr>
      </w:pPr>
      <w:r>
        <w:rPr>
          <w:rFonts w:hint="eastAsia"/>
          <w:lang w:val="en-US" w:eastAsia="zh-CN"/>
        </w:rPr>
        <w:t>代码：</w:t>
      </w:r>
    </w:p>
    <w:p w14:paraId="1E4A0AE5">
      <w:pPr>
        <w:bidi w:val="0"/>
        <w:ind w:left="0" w:leftChars="0" w:firstLine="480" w:firstLineChars="200"/>
        <w:rPr>
          <w:rFonts w:hint="eastAsia"/>
          <w:lang w:val="en-US" w:eastAsia="zh-CN"/>
        </w:rPr>
      </w:pPr>
      <w:r>
        <w:drawing>
          <wp:inline distT="0" distB="0" distL="114300" distR="114300">
            <wp:extent cx="5793740" cy="3872865"/>
            <wp:effectExtent l="0" t="0" r="12700" b="1333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45"/>
                    <a:stretch>
                      <a:fillRect/>
                    </a:stretch>
                  </pic:blipFill>
                  <pic:spPr>
                    <a:xfrm>
                      <a:off x="0" y="0"/>
                      <a:ext cx="5793740" cy="3872865"/>
                    </a:xfrm>
                    <a:prstGeom prst="rect">
                      <a:avLst/>
                    </a:prstGeom>
                    <a:noFill/>
                    <a:ln>
                      <a:noFill/>
                    </a:ln>
                  </pic:spPr>
                </pic:pic>
              </a:graphicData>
            </a:graphic>
          </wp:inline>
        </w:drawing>
      </w:r>
    </w:p>
    <w:p w14:paraId="1DC9FC33">
      <w:pPr>
        <w:bidi w:val="0"/>
        <w:ind w:left="0" w:leftChars="0" w:firstLine="480" w:firstLineChars="200"/>
        <w:rPr>
          <w:rFonts w:hint="default"/>
          <w:lang w:val="en-US" w:eastAsia="zh-CN"/>
        </w:rPr>
      </w:pPr>
    </w:p>
    <w:p w14:paraId="351783C8">
      <w:pPr>
        <w:pStyle w:val="4"/>
        <w:bidi w:val="0"/>
        <w:rPr>
          <w:rFonts w:hint="default"/>
          <w:lang w:val="en-US" w:eastAsia="zh-CN"/>
        </w:rPr>
      </w:pPr>
      <w:bookmarkStart w:id="60" w:name="_Toc22618"/>
      <w:r>
        <w:rPr>
          <w:rFonts w:hint="default"/>
          <w:lang w:val="en-US" w:eastAsia="zh-CN"/>
        </w:rPr>
        <w:t>5.</w:t>
      </w:r>
      <w:r>
        <w:rPr>
          <w:rFonts w:hint="eastAsia"/>
          <w:lang w:val="en-US" w:eastAsia="zh-CN"/>
        </w:rPr>
        <w:t>6</w:t>
      </w:r>
      <w:r>
        <w:rPr>
          <w:rFonts w:hint="default"/>
          <w:lang w:val="en-US" w:eastAsia="zh-CN"/>
        </w:rPr>
        <w:t xml:space="preserve"> 情绪手记模块实现</w:t>
      </w:r>
      <w:bookmarkEnd w:id="60"/>
    </w:p>
    <w:p w14:paraId="4AD88BA7">
      <w:pPr>
        <w:bidi w:val="0"/>
        <w:rPr>
          <w:rFonts w:hint="default"/>
          <w:lang w:val="en-US" w:eastAsia="zh-CN"/>
        </w:rPr>
      </w:pPr>
      <w:r>
        <w:rPr>
          <w:rFonts w:hint="default"/>
          <w:lang w:val="en-US" w:eastAsia="zh-CN"/>
        </w:rPr>
        <w:t>情绪手记模块用于记录用户主观情绪感受。用户进入手记页面后，可以选择当前主观情绪，输入手记标题和正文内容，并选择是否将该篇手记与当前会话进行绑定。前端将填写内容和情绪标签发送至后端，后端在校验输入内容后将手记信息写入数据库。</w:t>
      </w:r>
    </w:p>
    <w:p w14:paraId="09FBEC5C">
      <w:pPr>
        <w:bidi w:val="0"/>
        <w:ind w:left="0" w:leftChars="0" w:firstLine="480" w:firstLineChars="200"/>
        <w:rPr>
          <w:rFonts w:hint="default"/>
          <w:lang w:val="en-US" w:eastAsia="zh-CN"/>
        </w:rPr>
      </w:pPr>
      <w:r>
        <w:rPr>
          <w:rFonts w:hint="default"/>
          <w:lang w:val="en-US" w:eastAsia="zh-CN"/>
        </w:rPr>
        <w:t>在手记页面中，系统以列表形式展示当前用户保存过的所有手记，并支持查看、删除和详情跳转等操作。手记详情页用于展示单篇手记的标题、正文、主观情绪、创建时间、更新时间及关联会话信息。通过将手记与会话绑定，系统实现了客观识别结果与主观记录之间的关联，使情绪管理功能更完整。</w:t>
      </w:r>
    </w:p>
    <w:p w14:paraId="371B0CD3">
      <w:pPr>
        <w:bidi w:val="0"/>
        <w:ind w:left="0" w:leftChars="0" w:firstLine="480" w:firstLineChars="200"/>
        <w:rPr>
          <w:rFonts w:hint="eastAsia"/>
          <w:lang w:val="en-US" w:eastAsia="zh-CN"/>
        </w:rPr>
      </w:pPr>
      <w:r>
        <w:rPr>
          <w:rFonts w:hint="eastAsia"/>
          <w:lang w:val="en-US" w:eastAsia="zh-CN"/>
        </w:rPr>
        <w:t>界面如图所示：</w:t>
      </w:r>
    </w:p>
    <w:p w14:paraId="28138196">
      <w:pPr>
        <w:bidi w:val="0"/>
        <w:ind w:left="0" w:leftChars="0" w:firstLine="480" w:firstLineChars="200"/>
      </w:pPr>
      <w:r>
        <w:drawing>
          <wp:inline distT="0" distB="0" distL="114300" distR="114300">
            <wp:extent cx="5681345" cy="2905760"/>
            <wp:effectExtent l="0" t="0" r="3175" b="5080"/>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46"/>
                    <a:stretch>
                      <a:fillRect/>
                    </a:stretch>
                  </pic:blipFill>
                  <pic:spPr>
                    <a:xfrm>
                      <a:off x="0" y="0"/>
                      <a:ext cx="5681345" cy="2905760"/>
                    </a:xfrm>
                    <a:prstGeom prst="rect">
                      <a:avLst/>
                    </a:prstGeom>
                    <a:noFill/>
                    <a:ln>
                      <a:noFill/>
                    </a:ln>
                  </pic:spPr>
                </pic:pic>
              </a:graphicData>
            </a:graphic>
          </wp:inline>
        </w:drawing>
      </w:r>
    </w:p>
    <w:p w14:paraId="4A79267E">
      <w:pPr>
        <w:pStyle w:val="7"/>
        <w:bidi w:val="0"/>
        <w:ind w:left="0" w:leftChars="0" w:firstLine="420" w:firstLineChars="200"/>
        <w:rPr>
          <w:rFonts w:hint="default" w:eastAsia="黑体"/>
          <w:lang w:val="en-US" w:eastAsia="zh-CN"/>
        </w:rPr>
      </w:pPr>
      <w:r>
        <w:rPr>
          <w:rFonts w:hint="eastAsia"/>
          <w:lang w:val="en-US" w:eastAsia="zh-CN"/>
        </w:rPr>
        <w:t>图5.7 情绪手记页面</w:t>
      </w:r>
    </w:p>
    <w:p w14:paraId="7D346C9F">
      <w:pPr>
        <w:bidi w:val="0"/>
        <w:ind w:left="0" w:leftChars="0" w:firstLine="480" w:firstLineChars="200"/>
        <w:rPr>
          <w:rFonts w:hint="eastAsia"/>
          <w:lang w:val="en-US" w:eastAsia="zh-CN"/>
        </w:rPr>
      </w:pPr>
      <w:r>
        <w:rPr>
          <w:rFonts w:hint="eastAsia"/>
          <w:lang w:val="en-US" w:eastAsia="zh-CN"/>
        </w:rPr>
        <w:t>核心代码：</w:t>
      </w:r>
    </w:p>
    <w:p w14:paraId="1F492BF6">
      <w:pPr>
        <w:bidi w:val="0"/>
        <w:ind w:left="0" w:leftChars="0" w:firstLine="480" w:firstLineChars="200"/>
        <w:rPr>
          <w:rFonts w:hint="eastAsia"/>
          <w:lang w:val="en-US" w:eastAsia="zh-CN"/>
        </w:rPr>
      </w:pPr>
      <w:r>
        <w:drawing>
          <wp:inline distT="0" distB="0" distL="114300" distR="114300">
            <wp:extent cx="5795645" cy="2790825"/>
            <wp:effectExtent l="0" t="0" r="10795" b="1333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47"/>
                    <a:stretch>
                      <a:fillRect/>
                    </a:stretch>
                  </pic:blipFill>
                  <pic:spPr>
                    <a:xfrm>
                      <a:off x="0" y="0"/>
                      <a:ext cx="5795645" cy="2790825"/>
                    </a:xfrm>
                    <a:prstGeom prst="rect">
                      <a:avLst/>
                    </a:prstGeom>
                    <a:noFill/>
                    <a:ln>
                      <a:noFill/>
                    </a:ln>
                  </pic:spPr>
                </pic:pic>
              </a:graphicData>
            </a:graphic>
          </wp:inline>
        </w:drawing>
      </w:r>
    </w:p>
    <w:p w14:paraId="5F18A7DD">
      <w:pPr>
        <w:pStyle w:val="4"/>
        <w:bidi w:val="0"/>
        <w:rPr>
          <w:rFonts w:hint="default"/>
          <w:lang w:val="en-US" w:eastAsia="zh-CN"/>
        </w:rPr>
      </w:pPr>
      <w:bookmarkStart w:id="61" w:name="_Toc31285"/>
      <w:r>
        <w:rPr>
          <w:rFonts w:hint="default"/>
          <w:lang w:val="en-US" w:eastAsia="zh-CN"/>
        </w:rPr>
        <w:t>5.</w:t>
      </w:r>
      <w:r>
        <w:rPr>
          <w:rFonts w:hint="eastAsia"/>
          <w:lang w:val="en-US" w:eastAsia="zh-CN"/>
        </w:rPr>
        <w:t>7</w:t>
      </w:r>
      <w:r>
        <w:rPr>
          <w:rFonts w:hint="default"/>
          <w:lang w:val="en-US" w:eastAsia="zh-CN"/>
        </w:rPr>
        <w:t xml:space="preserve"> 会话详情与个人中心模块实现</w:t>
      </w:r>
      <w:bookmarkEnd w:id="61"/>
    </w:p>
    <w:p w14:paraId="24C0B363">
      <w:pPr>
        <w:bidi w:val="0"/>
        <w:rPr>
          <w:rFonts w:hint="default"/>
          <w:lang w:val="en-US" w:eastAsia="zh-CN"/>
        </w:rPr>
      </w:pPr>
      <w:r>
        <w:rPr>
          <w:rFonts w:hint="default"/>
          <w:lang w:val="en-US" w:eastAsia="zh-CN"/>
        </w:rPr>
        <w:t>为了增强系统的数据展示能力，本文还实现了会话详情页、手记详情页和个人中心页。会话详情页用于展示单次会话的完整数据，包括会话开始时间、会话时长、消息数量、主导情绪、情绪分布图、情绪折线图、聊天记录以及关联手记等内容。用户可以在历史分析页或今日报告页中点击进入该页面。</w:t>
      </w:r>
    </w:p>
    <w:p w14:paraId="5BDE8030">
      <w:pPr>
        <w:bidi w:val="0"/>
        <w:ind w:left="0" w:leftChars="0" w:firstLine="480" w:firstLineChars="200"/>
        <w:rPr>
          <w:rFonts w:hint="default"/>
          <w:lang w:val="en-US" w:eastAsia="zh-CN"/>
        </w:rPr>
      </w:pPr>
      <w:r>
        <w:rPr>
          <w:rFonts w:hint="default"/>
          <w:lang w:val="en-US" w:eastAsia="zh-CN"/>
        </w:rPr>
        <w:t>个人中心页主要用于展示当前登录用户的整体使用情况，包括用户名、累计会话数、累计手记数、累计消息数和主导情绪等统计信息。同时，页面中还设置了跳转到今日报告、历史分析和情绪手记等模块的快捷入口，使用户能够更加方便地查看和管理自己的情绪数据。</w:t>
      </w:r>
      <w:r>
        <w:rPr>
          <w:rFonts w:hint="eastAsia"/>
          <w:lang w:val="en-US" w:eastAsia="zh-CN"/>
        </w:rPr>
        <w:t>相应界面如图所示：</w:t>
      </w:r>
    </w:p>
    <w:p w14:paraId="22280CFD">
      <w:pPr>
        <w:bidi w:val="0"/>
        <w:ind w:left="0" w:leftChars="0" w:firstLine="480" w:firstLineChars="200"/>
      </w:pPr>
      <w:r>
        <w:drawing>
          <wp:inline distT="0" distB="0" distL="114300" distR="114300">
            <wp:extent cx="5777865" cy="2762885"/>
            <wp:effectExtent l="0" t="0" r="13335" b="1079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48"/>
                    <a:stretch>
                      <a:fillRect/>
                    </a:stretch>
                  </pic:blipFill>
                  <pic:spPr>
                    <a:xfrm>
                      <a:off x="0" y="0"/>
                      <a:ext cx="5777865" cy="2762885"/>
                    </a:xfrm>
                    <a:prstGeom prst="rect">
                      <a:avLst/>
                    </a:prstGeom>
                    <a:noFill/>
                    <a:ln>
                      <a:noFill/>
                    </a:ln>
                  </pic:spPr>
                </pic:pic>
              </a:graphicData>
            </a:graphic>
          </wp:inline>
        </w:drawing>
      </w:r>
    </w:p>
    <w:p w14:paraId="48DD7424">
      <w:pPr>
        <w:pStyle w:val="7"/>
        <w:bidi w:val="0"/>
        <w:rPr>
          <w:rFonts w:hint="default"/>
          <w:lang w:val="en-US" w:eastAsia="zh-CN"/>
        </w:rPr>
      </w:pPr>
      <w:r>
        <w:rPr>
          <w:rFonts w:hint="eastAsia"/>
          <w:lang w:val="en-US" w:eastAsia="zh-CN"/>
        </w:rPr>
        <w:t>图5.8 个人中心页面</w:t>
      </w:r>
    </w:p>
    <w:p w14:paraId="20A90E12">
      <w:pPr>
        <w:pStyle w:val="4"/>
        <w:bidi w:val="0"/>
        <w:rPr>
          <w:rFonts w:hint="default"/>
          <w:lang w:val="en-US" w:eastAsia="zh-CN"/>
        </w:rPr>
      </w:pPr>
      <w:bookmarkStart w:id="62" w:name="_Toc15884"/>
      <w:r>
        <w:rPr>
          <w:rFonts w:hint="default"/>
          <w:lang w:val="en-US" w:eastAsia="zh-CN"/>
        </w:rPr>
        <w:t>5.</w:t>
      </w:r>
      <w:r>
        <w:rPr>
          <w:rFonts w:hint="eastAsia"/>
          <w:lang w:val="en-US" w:eastAsia="zh-CN"/>
        </w:rPr>
        <w:t>8</w:t>
      </w:r>
      <w:r>
        <w:rPr>
          <w:rFonts w:hint="default"/>
          <w:lang w:val="en-US" w:eastAsia="zh-CN"/>
        </w:rPr>
        <w:t xml:space="preserve"> 情绪识别说明模块实现</w:t>
      </w:r>
      <w:bookmarkEnd w:id="62"/>
    </w:p>
    <w:p w14:paraId="6A3C8596">
      <w:pPr>
        <w:bidi w:val="0"/>
        <w:rPr>
          <w:rFonts w:hint="default"/>
          <w:lang w:val="en-US" w:eastAsia="zh-CN"/>
        </w:rPr>
      </w:pPr>
      <w:r>
        <w:rPr>
          <w:rFonts w:hint="default"/>
          <w:lang w:val="en-US" w:eastAsia="zh-CN"/>
        </w:rPr>
        <w:t>情绪识别说明模块主要用于向用户介绍系统的识别原理、支持的情绪类别、稳定化处理方式以及使用注意事项。该页面从系统实现角度说明了MediaPipe在人脸关键点和表情特征提取中的作用，以及多帧投票与置信度约束在提高结果稳定性方面的意义。同时，页面还展示了开心、生气、难过、惊讶和平静等情绪类别的基本含义，并给出了使用环境建议，如保持正面朝向摄像头、避免光照过暗和面部遮挡等。该模块既提升了系统可解释性，也有助于在毕业设计答辩中展示项目技术思路。</w:t>
      </w:r>
      <w:r>
        <w:rPr>
          <w:rFonts w:hint="eastAsia"/>
          <w:lang w:val="en-US" w:eastAsia="zh-CN"/>
        </w:rPr>
        <w:t>相应界面如图所示：</w:t>
      </w:r>
    </w:p>
    <w:p w14:paraId="15F4E796">
      <w:pPr>
        <w:bidi w:val="0"/>
        <w:rPr>
          <w:rFonts w:hint="default"/>
          <w:lang w:val="en-US" w:eastAsia="zh-CN"/>
        </w:rPr>
      </w:pPr>
    </w:p>
    <w:p w14:paraId="32238307">
      <w:pPr>
        <w:bidi w:val="0"/>
      </w:pPr>
      <w:r>
        <w:drawing>
          <wp:inline distT="0" distB="0" distL="114300" distR="114300">
            <wp:extent cx="5786755" cy="2921000"/>
            <wp:effectExtent l="0" t="0" r="4445" b="508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49"/>
                    <a:stretch>
                      <a:fillRect/>
                    </a:stretch>
                  </pic:blipFill>
                  <pic:spPr>
                    <a:xfrm>
                      <a:off x="0" y="0"/>
                      <a:ext cx="5786755" cy="2921000"/>
                    </a:xfrm>
                    <a:prstGeom prst="rect">
                      <a:avLst/>
                    </a:prstGeom>
                    <a:noFill/>
                    <a:ln>
                      <a:noFill/>
                    </a:ln>
                  </pic:spPr>
                </pic:pic>
              </a:graphicData>
            </a:graphic>
          </wp:inline>
        </w:drawing>
      </w:r>
    </w:p>
    <w:p w14:paraId="5CFDBC7E">
      <w:pPr>
        <w:pStyle w:val="7"/>
        <w:bidi w:val="0"/>
        <w:rPr>
          <w:rFonts w:hint="default"/>
          <w:lang w:val="en-US" w:eastAsia="zh-CN"/>
        </w:rPr>
      </w:pPr>
      <w:r>
        <w:rPr>
          <w:rFonts w:hint="eastAsia"/>
          <w:lang w:val="en-US" w:eastAsia="zh-CN"/>
        </w:rPr>
        <w:t>图5.9 情绪识别说明页面</w:t>
      </w:r>
    </w:p>
    <w:p w14:paraId="50CF33BD">
      <w:pPr>
        <w:bidi w:val="0"/>
        <w:rPr>
          <w:rFonts w:hint="default"/>
          <w:lang w:val="en-US" w:eastAsia="zh-CN"/>
        </w:rPr>
      </w:pPr>
    </w:p>
    <w:p w14:paraId="56F0D5D7">
      <w:pPr>
        <w:pStyle w:val="2"/>
        <w:bidi w:val="0"/>
        <w:jc w:val="both"/>
        <w:rPr>
          <w:rFonts w:hint="default"/>
          <w:lang w:val="en-US" w:eastAsia="zh-CN"/>
        </w:rPr>
      </w:pPr>
      <w:bookmarkStart w:id="63" w:name="_Toc17086"/>
      <w:r>
        <w:rPr>
          <w:rFonts w:hint="eastAsia"/>
          <w:lang w:val="en-US" w:eastAsia="zh-CN"/>
        </w:rPr>
        <w:t>6 系统测试</w:t>
      </w:r>
      <w:bookmarkEnd w:id="63"/>
    </w:p>
    <w:p w14:paraId="427568C1">
      <w:pPr>
        <w:pStyle w:val="4"/>
        <w:bidi w:val="0"/>
        <w:rPr>
          <w:rFonts w:hint="default"/>
          <w:lang w:val="en-US" w:eastAsia="zh-CN"/>
        </w:rPr>
      </w:pPr>
      <w:bookmarkStart w:id="64" w:name="_Toc7859"/>
      <w:r>
        <w:rPr>
          <w:rFonts w:hint="eastAsia"/>
          <w:lang w:val="en-US" w:eastAsia="zh-CN"/>
        </w:rPr>
        <w:t>6.1测试目的</w:t>
      </w:r>
      <w:bookmarkEnd w:id="64"/>
    </w:p>
    <w:p w14:paraId="74F243F1">
      <w:pPr>
        <w:rPr>
          <w:rFonts w:hint="default"/>
          <w:lang w:val="en-US" w:eastAsia="zh-CN"/>
        </w:rPr>
      </w:pPr>
      <w:r>
        <w:rPr>
          <w:rFonts w:hint="default"/>
          <w:lang w:val="en-US" w:eastAsia="zh-CN"/>
        </w:rPr>
        <w:t>本系统测试的主要目的包括以下几个方面：</w:t>
      </w:r>
    </w:p>
    <w:p w14:paraId="24DF44E3">
      <w:pPr>
        <w:ind w:left="0" w:leftChars="0" w:firstLine="480" w:firstLineChars="200"/>
        <w:rPr>
          <w:rFonts w:hint="default"/>
          <w:lang w:val="en-US" w:eastAsia="zh-CN"/>
        </w:rPr>
      </w:pPr>
      <w:r>
        <w:rPr>
          <w:rFonts w:hint="default"/>
          <w:lang w:val="en-US" w:eastAsia="zh-CN"/>
        </w:rPr>
        <w:t>第一，验证系统各功能模块是否能够正常实现，包括用户注册登录、实时情绪识别、AI陪伴聊天、历史分析、今日情绪报告、情绪手记、会话详情、手记详情、个人中心和情绪识别说明等功能。</w:t>
      </w:r>
    </w:p>
    <w:p w14:paraId="6F21554B">
      <w:pPr>
        <w:ind w:left="0" w:leftChars="0" w:firstLine="480" w:firstLineChars="200"/>
        <w:rPr>
          <w:rFonts w:hint="default"/>
          <w:lang w:val="en-US" w:eastAsia="zh-CN"/>
        </w:rPr>
      </w:pPr>
      <w:r>
        <w:rPr>
          <w:rFonts w:hint="default"/>
          <w:lang w:val="en-US" w:eastAsia="zh-CN"/>
        </w:rPr>
        <w:t>第二，验证系统中前后端通信和数据库存储是否正常，确保用户会话、聊天记录、情绪日志和手记内容能够正确写入数据库，并在页面中正常读取和展示。</w:t>
      </w:r>
    </w:p>
    <w:p w14:paraId="26EA11A6">
      <w:pPr>
        <w:ind w:left="0" w:leftChars="0" w:firstLine="480" w:firstLineChars="200"/>
        <w:rPr>
          <w:rFonts w:hint="default"/>
          <w:lang w:val="en-US" w:eastAsia="zh-CN"/>
        </w:rPr>
      </w:pPr>
      <w:r>
        <w:rPr>
          <w:rFonts w:hint="default"/>
          <w:lang w:val="en-US" w:eastAsia="zh-CN"/>
        </w:rPr>
        <w:t>第三，验证实时情绪识别模块在实际运行中的稳定性，检查系统是否能够在摄像头环境下输出较为连续和平稳的情绪识别结果。</w:t>
      </w:r>
    </w:p>
    <w:p w14:paraId="7CA86B09">
      <w:pPr>
        <w:ind w:left="0" w:leftChars="0" w:firstLine="480" w:firstLineChars="200"/>
        <w:rPr>
          <w:rFonts w:hint="default"/>
          <w:lang w:val="en-US" w:eastAsia="zh-CN"/>
        </w:rPr>
      </w:pPr>
      <w:r>
        <w:rPr>
          <w:rFonts w:hint="default"/>
          <w:lang w:val="en-US" w:eastAsia="zh-CN"/>
        </w:rPr>
        <w:t>第四，验证AI情感聊天功能是否能够结合用户当前情绪返回合理回复，并检查相关聊天记录是否能够正确保存。</w:t>
      </w:r>
    </w:p>
    <w:p w14:paraId="6628F851">
      <w:pPr>
        <w:pStyle w:val="4"/>
        <w:bidi w:val="0"/>
        <w:rPr>
          <w:rFonts w:hint="eastAsia"/>
          <w:lang w:val="en-US" w:eastAsia="zh-CN"/>
        </w:rPr>
      </w:pPr>
      <w:bookmarkStart w:id="65" w:name="_Toc31907"/>
      <w:r>
        <w:rPr>
          <w:rFonts w:hint="eastAsia"/>
          <w:lang w:val="en-US" w:eastAsia="zh-CN"/>
        </w:rPr>
        <w:t>6.2测试环境</w:t>
      </w:r>
      <w:bookmarkEnd w:id="65"/>
    </w:p>
    <w:p w14:paraId="6CA43E68">
      <w:pPr>
        <w:ind w:left="0" w:leftChars="0" w:firstLine="480" w:firstLineChars="200"/>
        <w:rPr>
          <w:rFonts w:hint="default"/>
          <w:lang w:val="en-US" w:eastAsia="zh-CN"/>
        </w:rPr>
      </w:pPr>
      <w:r>
        <w:rPr>
          <w:rFonts w:hint="default"/>
          <w:lang w:val="en-US" w:eastAsia="zh-CN"/>
        </w:rPr>
        <w:t>本系统测试环境如下：</w:t>
      </w:r>
    </w:p>
    <w:p w14:paraId="231792B4">
      <w:pPr>
        <w:ind w:left="0" w:leftChars="0" w:firstLine="480" w:firstLineChars="200"/>
        <w:rPr>
          <w:rFonts w:hint="default"/>
          <w:lang w:val="en-US" w:eastAsia="zh-CN"/>
        </w:rPr>
      </w:pPr>
      <w:r>
        <w:rPr>
          <w:rFonts w:hint="default"/>
          <w:lang w:val="en-US" w:eastAsia="zh-CN"/>
        </w:rPr>
        <w:t>操作系统：Windows 11</w:t>
      </w:r>
      <w:r>
        <w:rPr>
          <w:rFonts w:hint="eastAsia"/>
          <w:lang w:val="en-US" w:eastAsia="zh-CN"/>
        </w:rPr>
        <w:t>；</w:t>
      </w:r>
      <w:r>
        <w:rPr>
          <w:rFonts w:hint="default"/>
          <w:lang w:val="en-US" w:eastAsia="zh-CN"/>
        </w:rPr>
        <w:t>开发工具：PyCharm</w:t>
      </w:r>
      <w:r>
        <w:rPr>
          <w:rFonts w:hint="eastAsia"/>
          <w:lang w:val="en-US" w:eastAsia="zh-CN"/>
        </w:rPr>
        <w:t>；</w:t>
      </w:r>
      <w:r>
        <w:rPr>
          <w:rFonts w:hint="default"/>
          <w:lang w:val="en-US" w:eastAsia="zh-CN"/>
        </w:rPr>
        <w:t>后端框架：FastAPI</w:t>
      </w:r>
      <w:r>
        <w:rPr>
          <w:rFonts w:hint="eastAsia"/>
          <w:lang w:val="en-US" w:eastAsia="zh-CN"/>
        </w:rPr>
        <w:t>；</w:t>
      </w:r>
      <w:r>
        <w:rPr>
          <w:rFonts w:hint="default"/>
          <w:lang w:val="en-US" w:eastAsia="zh-CN"/>
        </w:rPr>
        <w:t>前端框架：Vu</w:t>
      </w:r>
      <w:r>
        <w:rPr>
          <w:rFonts w:hint="eastAsia"/>
          <w:lang w:val="en-US" w:eastAsia="zh-CN"/>
        </w:rPr>
        <w:t>e；</w:t>
      </w:r>
      <w:r>
        <w:rPr>
          <w:rFonts w:hint="default"/>
          <w:lang w:val="en-US" w:eastAsia="zh-CN"/>
        </w:rPr>
        <w:t>数据库：SQLite</w:t>
      </w:r>
      <w:r>
        <w:rPr>
          <w:rFonts w:hint="eastAsia"/>
          <w:lang w:val="en-US" w:eastAsia="zh-CN"/>
        </w:rPr>
        <w:t>；</w:t>
      </w:r>
      <w:r>
        <w:rPr>
          <w:rFonts w:hint="default"/>
          <w:lang w:val="en-US" w:eastAsia="zh-CN"/>
        </w:rPr>
        <w:t>摄像头设备：笔记本</w:t>
      </w:r>
      <w:r>
        <w:rPr>
          <w:rFonts w:hint="eastAsia"/>
          <w:lang w:val="en-US" w:eastAsia="zh-CN"/>
        </w:rPr>
        <w:t>接USB外置</w:t>
      </w:r>
      <w:r>
        <w:rPr>
          <w:rFonts w:hint="default"/>
          <w:lang w:val="en-US" w:eastAsia="zh-CN"/>
        </w:rPr>
        <w:t>摄像头</w:t>
      </w:r>
      <w:r>
        <w:rPr>
          <w:rFonts w:hint="eastAsia"/>
          <w:lang w:val="en-US" w:eastAsia="zh-CN"/>
        </w:rPr>
        <w:t>；</w:t>
      </w:r>
      <w:r>
        <w:rPr>
          <w:rFonts w:hint="default"/>
          <w:lang w:val="en-US" w:eastAsia="zh-CN"/>
        </w:rPr>
        <w:t>运行方式：本地部署运行</w:t>
      </w:r>
    </w:p>
    <w:p w14:paraId="71CCE03F">
      <w:pPr>
        <w:rPr>
          <w:rFonts w:hint="default"/>
          <w:lang w:val="en-US" w:eastAsia="zh-CN"/>
        </w:rPr>
      </w:pPr>
      <w:r>
        <w:rPr>
          <w:rFonts w:hint="default"/>
          <w:lang w:val="en-US" w:eastAsia="zh-CN"/>
        </w:rPr>
        <w:t>系统测试主要在本地环境中完成，测试内容包括功能测试和运行效果测试。</w:t>
      </w:r>
    </w:p>
    <w:p w14:paraId="296434C1">
      <w:pPr>
        <w:rPr>
          <w:rFonts w:hint="default"/>
          <w:lang w:val="en-US" w:eastAsia="zh-CN"/>
        </w:rPr>
      </w:pPr>
    </w:p>
    <w:p w14:paraId="784B2EDA">
      <w:pPr>
        <w:pStyle w:val="4"/>
        <w:bidi w:val="0"/>
        <w:rPr>
          <w:rFonts w:hint="eastAsia"/>
          <w:lang w:val="en-US" w:eastAsia="zh-CN"/>
        </w:rPr>
      </w:pPr>
      <w:bookmarkStart w:id="66" w:name="_Toc15767"/>
      <w:r>
        <w:rPr>
          <w:rFonts w:hint="eastAsia"/>
          <w:lang w:val="en-US" w:eastAsia="zh-CN"/>
        </w:rPr>
        <w:t>6.3测试用例</w:t>
      </w:r>
      <w:bookmarkEnd w:id="66"/>
    </w:p>
    <w:p w14:paraId="59A685A1">
      <w:pPr>
        <w:numPr>
          <w:ilvl w:val="0"/>
          <w:numId w:val="2"/>
        </w:numPr>
        <w:ind w:left="0" w:leftChars="0" w:firstLine="420" w:firstLineChars="0"/>
        <w:rPr>
          <w:rFonts w:hint="eastAsia"/>
          <w:lang w:val="en-US" w:eastAsia="zh-CN"/>
        </w:rPr>
      </w:pPr>
      <w:r>
        <w:rPr>
          <w:rFonts w:hint="eastAsia"/>
          <w:lang w:val="en-US" w:eastAsia="zh-CN"/>
        </w:rPr>
        <w:t>用户登录注册模块测试用例：</w:t>
      </w:r>
    </w:p>
    <w:p w14:paraId="5DDFF7FD">
      <w:pPr>
        <w:pStyle w:val="7"/>
        <w:bidi w:val="0"/>
        <w:rPr>
          <w:rFonts w:hint="default"/>
          <w:lang w:val="en-US" w:eastAsia="zh-CN"/>
        </w:rPr>
      </w:pPr>
      <w:r>
        <w:rPr>
          <w:rFonts w:hint="eastAsia"/>
          <w:lang w:val="en-US" w:eastAsia="zh-CN"/>
        </w:rPr>
        <w:t>表6.1 用户登录注册模块测试用例</w:t>
      </w:r>
    </w:p>
    <w:tbl>
      <w:tblPr>
        <w:tblStyle w:val="18"/>
        <w:tblW w:w="8323" w:type="dxa"/>
        <w:tblInd w:w="0" w:type="dxa"/>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310"/>
        <w:gridCol w:w="1277"/>
        <w:gridCol w:w="2300"/>
        <w:gridCol w:w="1405"/>
        <w:gridCol w:w="3031"/>
      </w:tblGrid>
      <w:tr w14:paraId="14102098">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single" w:color="000000" w:sz="12" w:space="0"/>
              <w:left w:val="nil"/>
              <w:bottom w:val="single" w:color="000000" w:sz="4" w:space="0"/>
              <w:right w:val="nil"/>
              <w:tl2br w:val="nil"/>
              <w:tr2bl w:val="nil"/>
            </w:tcBorders>
            <w:shd w:val="clear" w:color="auto" w:fill="FFFFFF"/>
            <w:vAlign w:val="center"/>
          </w:tcPr>
          <w:p w14:paraId="7863838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编号</w:t>
            </w:r>
          </w:p>
        </w:tc>
        <w:tc>
          <w:tcPr>
            <w:tcW w:w="1277" w:type="dxa"/>
            <w:tcBorders>
              <w:top w:val="single" w:color="000000" w:sz="12" w:space="0"/>
              <w:left w:val="nil"/>
              <w:bottom w:val="single" w:color="000000" w:sz="4" w:space="0"/>
              <w:right w:val="nil"/>
              <w:tl2br w:val="nil"/>
              <w:tr2bl w:val="nil"/>
            </w:tcBorders>
            <w:shd w:val="clear" w:color="auto" w:fill="FFFFFF"/>
            <w:vAlign w:val="center"/>
          </w:tcPr>
          <w:p w14:paraId="6A9C70D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测试页面或场景</w:t>
            </w:r>
          </w:p>
        </w:tc>
        <w:tc>
          <w:tcPr>
            <w:tcW w:w="2300" w:type="dxa"/>
            <w:tcBorders>
              <w:top w:val="single" w:color="000000" w:sz="12" w:space="0"/>
              <w:left w:val="nil"/>
              <w:bottom w:val="single" w:color="000000" w:sz="4" w:space="0"/>
              <w:right w:val="nil"/>
              <w:tl2br w:val="nil"/>
              <w:tr2bl w:val="nil"/>
            </w:tcBorders>
            <w:shd w:val="clear" w:color="auto" w:fill="FFFFFF"/>
            <w:vAlign w:val="center"/>
          </w:tcPr>
          <w:p w14:paraId="65AA88D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描述</w:t>
            </w:r>
          </w:p>
        </w:tc>
        <w:tc>
          <w:tcPr>
            <w:tcW w:w="1405" w:type="dxa"/>
            <w:tcBorders>
              <w:top w:val="single" w:color="000000" w:sz="12" w:space="0"/>
              <w:left w:val="nil"/>
              <w:bottom w:val="single" w:color="000000" w:sz="4" w:space="0"/>
              <w:right w:val="nil"/>
              <w:tl2br w:val="nil"/>
              <w:tr2bl w:val="nil"/>
            </w:tcBorders>
            <w:shd w:val="clear" w:color="auto" w:fill="FFFFFF"/>
            <w:vAlign w:val="center"/>
          </w:tcPr>
          <w:p w14:paraId="09A3941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预期结果</w:t>
            </w:r>
          </w:p>
        </w:tc>
        <w:tc>
          <w:tcPr>
            <w:tcW w:w="3031" w:type="dxa"/>
            <w:tcBorders>
              <w:top w:val="single" w:color="000000" w:sz="12" w:space="0"/>
              <w:left w:val="nil"/>
              <w:bottom w:val="single" w:color="000000" w:sz="4" w:space="0"/>
              <w:right w:val="nil"/>
              <w:tl2br w:val="nil"/>
              <w:tr2bl w:val="nil"/>
            </w:tcBorders>
            <w:shd w:val="clear" w:color="auto" w:fill="FFFFFF"/>
            <w:vAlign w:val="center"/>
          </w:tcPr>
          <w:p w14:paraId="08F4172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测试</w:t>
            </w:r>
            <w:r>
              <w:rPr>
                <w:rFonts w:hint="eastAsia" w:ascii="Times New Roman" w:hAnsi="Times New Roman" w:eastAsia="宋体" w:cs="宋体"/>
                <w:b w:val="0"/>
                <w:color w:val="000000"/>
                <w:sz w:val="21"/>
                <w:szCs w:val="21"/>
                <w:lang w:val="en-US" w:eastAsia="zh-CN"/>
              </w:rPr>
              <w:t>结果</w:t>
            </w:r>
          </w:p>
        </w:tc>
      </w:tr>
      <w:tr w14:paraId="7FAEE4C1">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1011" w:hRule="atLeast"/>
        </w:trPr>
        <w:tc>
          <w:tcPr>
            <w:tcW w:w="310" w:type="dxa"/>
            <w:tcBorders>
              <w:top w:val="single" w:color="000000" w:sz="4" w:space="0"/>
              <w:left w:val="nil"/>
              <w:bottom w:val="nil"/>
              <w:right w:val="nil"/>
              <w:tl2br w:val="nil"/>
              <w:tr2bl w:val="nil"/>
            </w:tcBorders>
            <w:shd w:val="clear" w:color="auto" w:fill="FFFFFF"/>
            <w:vAlign w:val="center"/>
          </w:tcPr>
          <w:p w14:paraId="65A8E59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1</w:t>
            </w:r>
          </w:p>
        </w:tc>
        <w:tc>
          <w:tcPr>
            <w:tcW w:w="1277" w:type="dxa"/>
            <w:tcBorders>
              <w:top w:val="single" w:color="000000" w:sz="4" w:space="0"/>
              <w:left w:val="nil"/>
              <w:bottom w:val="nil"/>
              <w:right w:val="nil"/>
              <w:tl2br w:val="nil"/>
              <w:tr2bl w:val="nil"/>
            </w:tcBorders>
            <w:shd w:val="clear" w:color="auto" w:fill="FFFFFF"/>
            <w:vAlign w:val="center"/>
          </w:tcPr>
          <w:p w14:paraId="2C256F4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用户注册页面</w:t>
            </w:r>
          </w:p>
        </w:tc>
        <w:tc>
          <w:tcPr>
            <w:tcW w:w="2300" w:type="dxa"/>
            <w:tcBorders>
              <w:top w:val="single" w:color="000000" w:sz="4" w:space="0"/>
              <w:left w:val="nil"/>
              <w:bottom w:val="nil"/>
              <w:right w:val="nil"/>
              <w:tl2br w:val="nil"/>
              <w:tr2bl w:val="nil"/>
            </w:tcBorders>
            <w:shd w:val="clear" w:color="auto" w:fill="FFFFFF"/>
            <w:vAlign w:val="center"/>
          </w:tcPr>
          <w:p w14:paraId="7032867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输入新的用户名和密码，点击注册按钮</w:t>
            </w:r>
          </w:p>
        </w:tc>
        <w:tc>
          <w:tcPr>
            <w:tcW w:w="1405" w:type="dxa"/>
            <w:tcBorders>
              <w:top w:val="single" w:color="000000" w:sz="4" w:space="0"/>
              <w:left w:val="nil"/>
              <w:bottom w:val="nil"/>
              <w:right w:val="nil"/>
              <w:tl2br w:val="nil"/>
              <w:tr2bl w:val="nil"/>
            </w:tcBorders>
            <w:shd w:val="clear" w:color="auto" w:fill="FFFFFF"/>
            <w:vAlign w:val="center"/>
          </w:tcPr>
          <w:p w14:paraId="1E65A85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注册成功并跳转至登录页面</w:t>
            </w:r>
          </w:p>
        </w:tc>
        <w:tc>
          <w:tcPr>
            <w:tcW w:w="3031" w:type="dxa"/>
            <w:tcBorders>
              <w:top w:val="single" w:color="000000" w:sz="4" w:space="0"/>
              <w:left w:val="nil"/>
              <w:bottom w:val="nil"/>
              <w:right w:val="nil"/>
              <w:tl2br w:val="nil"/>
              <w:tr2bl w:val="nil"/>
            </w:tcBorders>
            <w:shd w:val="clear" w:color="auto" w:fill="FFFFFF"/>
            <w:vAlign w:val="center"/>
          </w:tcPr>
          <w:p w14:paraId="2D8931E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default" w:ascii="Times New Roman" w:hAnsi="Times New Roman" w:eastAsia="宋体" w:cs="宋体"/>
                <w:b w:val="0"/>
                <w:color w:val="000000"/>
                <w:sz w:val="21"/>
                <w:szCs w:val="21"/>
                <w:lang w:val="en-US"/>
              </w:rPr>
              <w:t>成功提示“注册成功”，并跳转至登录页面</w:t>
            </w:r>
          </w:p>
        </w:tc>
      </w:tr>
      <w:tr w14:paraId="75113223">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7F8E49B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2</w:t>
            </w:r>
          </w:p>
        </w:tc>
        <w:tc>
          <w:tcPr>
            <w:tcW w:w="1277" w:type="dxa"/>
            <w:tcBorders>
              <w:top w:val="nil"/>
              <w:left w:val="nil"/>
              <w:bottom w:val="nil"/>
              <w:right w:val="nil"/>
              <w:tl2br w:val="nil"/>
              <w:tr2bl w:val="nil"/>
            </w:tcBorders>
            <w:shd w:val="clear" w:color="auto" w:fill="FFFFFF"/>
            <w:vAlign w:val="center"/>
          </w:tcPr>
          <w:p w14:paraId="66C45FD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用户注册页面</w:t>
            </w:r>
          </w:p>
        </w:tc>
        <w:tc>
          <w:tcPr>
            <w:tcW w:w="2300" w:type="dxa"/>
            <w:tcBorders>
              <w:top w:val="nil"/>
              <w:left w:val="nil"/>
              <w:bottom w:val="nil"/>
              <w:right w:val="nil"/>
              <w:tl2br w:val="nil"/>
              <w:tr2bl w:val="nil"/>
            </w:tcBorders>
            <w:shd w:val="clear" w:color="auto" w:fill="FFFFFF"/>
            <w:vAlign w:val="center"/>
          </w:tcPr>
          <w:p w14:paraId="46B1EF6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输入已存在的用户名进行注册</w:t>
            </w:r>
          </w:p>
        </w:tc>
        <w:tc>
          <w:tcPr>
            <w:tcW w:w="1405" w:type="dxa"/>
            <w:tcBorders>
              <w:top w:val="nil"/>
              <w:left w:val="nil"/>
              <w:bottom w:val="nil"/>
              <w:right w:val="nil"/>
              <w:tl2br w:val="nil"/>
              <w:tr2bl w:val="nil"/>
            </w:tcBorders>
            <w:shd w:val="clear" w:color="auto" w:fill="FFFFFF"/>
            <w:vAlign w:val="center"/>
          </w:tcPr>
          <w:p w14:paraId="34001A5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提示用户名已存在</w:t>
            </w:r>
          </w:p>
        </w:tc>
        <w:tc>
          <w:tcPr>
            <w:tcW w:w="3031" w:type="dxa"/>
            <w:tcBorders>
              <w:top w:val="nil"/>
              <w:left w:val="nil"/>
              <w:bottom w:val="nil"/>
              <w:right w:val="nil"/>
              <w:tl2br w:val="nil"/>
              <w:tr2bl w:val="nil"/>
            </w:tcBorders>
            <w:shd w:val="clear" w:color="auto" w:fill="FFFFFF"/>
            <w:vAlign w:val="center"/>
          </w:tcPr>
          <w:p w14:paraId="7CFFAE7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页面显示错误提示“用户名已被注册”</w:t>
            </w:r>
          </w:p>
        </w:tc>
      </w:tr>
      <w:tr w14:paraId="521B2A60">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70C8D48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3</w:t>
            </w:r>
          </w:p>
        </w:tc>
        <w:tc>
          <w:tcPr>
            <w:tcW w:w="1277" w:type="dxa"/>
            <w:tcBorders>
              <w:top w:val="nil"/>
              <w:left w:val="nil"/>
              <w:bottom w:val="nil"/>
              <w:right w:val="nil"/>
              <w:tl2br w:val="nil"/>
              <w:tr2bl w:val="nil"/>
            </w:tcBorders>
            <w:shd w:val="clear" w:color="auto" w:fill="FFFFFF"/>
            <w:vAlign w:val="center"/>
          </w:tcPr>
          <w:p w14:paraId="6D20CDB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w:t>
            </w:r>
            <w:r>
              <w:rPr>
                <w:rFonts w:hint="eastAsia" w:ascii="Times New Roman" w:hAnsi="Times New Roman" w:cs="宋体"/>
                <w:b w:val="0"/>
                <w:color w:val="000000"/>
                <w:sz w:val="21"/>
                <w:szCs w:val="21"/>
                <w:lang w:val="en-US" w:eastAsia="zh-CN"/>
              </w:rPr>
              <w:t>登录</w:t>
            </w:r>
            <w:r>
              <w:rPr>
                <w:rFonts w:hint="default" w:ascii="Times New Roman" w:hAnsi="Times New Roman" w:eastAsia="宋体" w:cs="宋体"/>
                <w:b w:val="0"/>
                <w:color w:val="000000"/>
                <w:sz w:val="21"/>
                <w:szCs w:val="21"/>
                <w:lang w:val="en-US"/>
              </w:rPr>
              <w:t>页面</w:t>
            </w:r>
          </w:p>
        </w:tc>
        <w:tc>
          <w:tcPr>
            <w:tcW w:w="2300" w:type="dxa"/>
            <w:tcBorders>
              <w:top w:val="nil"/>
              <w:left w:val="nil"/>
              <w:bottom w:val="nil"/>
              <w:right w:val="nil"/>
              <w:tl2br w:val="nil"/>
              <w:tr2bl w:val="nil"/>
            </w:tcBorders>
            <w:shd w:val="clear" w:color="auto" w:fill="FFFFFF"/>
            <w:vAlign w:val="center"/>
          </w:tcPr>
          <w:p w14:paraId="778E412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输入正确的用户名和密码，点击登录按钮</w:t>
            </w:r>
          </w:p>
        </w:tc>
        <w:tc>
          <w:tcPr>
            <w:tcW w:w="1405" w:type="dxa"/>
            <w:tcBorders>
              <w:top w:val="nil"/>
              <w:left w:val="nil"/>
              <w:bottom w:val="nil"/>
              <w:right w:val="nil"/>
              <w:tl2br w:val="nil"/>
              <w:tr2bl w:val="nil"/>
            </w:tcBorders>
            <w:shd w:val="clear" w:color="auto" w:fill="FFFFFF"/>
            <w:vAlign w:val="center"/>
          </w:tcPr>
          <w:p w14:paraId="2AB9F70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登录成功并进入系统首页</w:t>
            </w:r>
          </w:p>
        </w:tc>
        <w:tc>
          <w:tcPr>
            <w:tcW w:w="3031" w:type="dxa"/>
            <w:tcBorders>
              <w:top w:val="nil"/>
              <w:left w:val="nil"/>
              <w:bottom w:val="nil"/>
              <w:right w:val="nil"/>
              <w:tl2br w:val="nil"/>
              <w:tr2bl w:val="nil"/>
            </w:tcBorders>
            <w:shd w:val="clear" w:color="auto" w:fill="FFFFFF"/>
            <w:vAlign w:val="center"/>
          </w:tcPr>
          <w:p w14:paraId="798D283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成功进入对话页面，并保存登录状态</w:t>
            </w:r>
          </w:p>
        </w:tc>
      </w:tr>
      <w:tr w14:paraId="72EFF3DF">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2070A85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4</w:t>
            </w:r>
          </w:p>
        </w:tc>
        <w:tc>
          <w:tcPr>
            <w:tcW w:w="1277" w:type="dxa"/>
            <w:tcBorders>
              <w:top w:val="nil"/>
              <w:left w:val="nil"/>
              <w:bottom w:val="nil"/>
              <w:right w:val="nil"/>
              <w:tl2br w:val="nil"/>
              <w:tr2bl w:val="nil"/>
            </w:tcBorders>
            <w:shd w:val="clear" w:color="auto" w:fill="FFFFFF"/>
            <w:vAlign w:val="center"/>
          </w:tcPr>
          <w:p w14:paraId="4E0DDEF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w:t>
            </w:r>
            <w:r>
              <w:rPr>
                <w:rFonts w:hint="eastAsia" w:ascii="Times New Roman" w:hAnsi="Times New Roman" w:cs="宋体"/>
                <w:b w:val="0"/>
                <w:color w:val="000000"/>
                <w:sz w:val="21"/>
                <w:szCs w:val="21"/>
                <w:lang w:val="en-US" w:eastAsia="zh-CN"/>
              </w:rPr>
              <w:t>登录</w:t>
            </w:r>
            <w:r>
              <w:rPr>
                <w:rFonts w:hint="default" w:ascii="Times New Roman" w:hAnsi="Times New Roman" w:eastAsia="宋体" w:cs="宋体"/>
                <w:b w:val="0"/>
                <w:color w:val="000000"/>
                <w:sz w:val="21"/>
                <w:szCs w:val="21"/>
                <w:lang w:val="en-US"/>
              </w:rPr>
              <w:t>页面</w:t>
            </w:r>
          </w:p>
        </w:tc>
        <w:tc>
          <w:tcPr>
            <w:tcW w:w="2300" w:type="dxa"/>
            <w:tcBorders>
              <w:top w:val="nil"/>
              <w:left w:val="nil"/>
              <w:bottom w:val="nil"/>
              <w:right w:val="nil"/>
              <w:tl2br w:val="nil"/>
              <w:tr2bl w:val="nil"/>
            </w:tcBorders>
            <w:shd w:val="clear" w:color="auto" w:fill="FFFFFF"/>
            <w:vAlign w:val="center"/>
          </w:tcPr>
          <w:p w14:paraId="0ABAE9E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输入错误密码后点击登录按钮</w:t>
            </w:r>
          </w:p>
        </w:tc>
        <w:tc>
          <w:tcPr>
            <w:tcW w:w="1405" w:type="dxa"/>
            <w:tcBorders>
              <w:top w:val="nil"/>
              <w:left w:val="nil"/>
              <w:bottom w:val="nil"/>
              <w:right w:val="nil"/>
              <w:tl2br w:val="nil"/>
              <w:tr2bl w:val="nil"/>
            </w:tcBorders>
            <w:shd w:val="clear" w:color="auto" w:fill="FFFFFF"/>
            <w:vAlign w:val="center"/>
          </w:tcPr>
          <w:p w14:paraId="0C91543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提示用户名或密码错误</w:t>
            </w:r>
          </w:p>
        </w:tc>
        <w:tc>
          <w:tcPr>
            <w:tcW w:w="3031" w:type="dxa"/>
            <w:tcBorders>
              <w:top w:val="nil"/>
              <w:left w:val="nil"/>
              <w:bottom w:val="nil"/>
              <w:right w:val="nil"/>
              <w:tl2br w:val="nil"/>
              <w:tr2bl w:val="nil"/>
            </w:tcBorders>
            <w:shd w:val="clear" w:color="auto" w:fill="FFFFFF"/>
            <w:vAlign w:val="center"/>
          </w:tcPr>
          <w:p w14:paraId="451115A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页面显示错误提示“用户名或密码错误”</w:t>
            </w:r>
          </w:p>
        </w:tc>
      </w:tr>
      <w:tr w14:paraId="70E808A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0F203AC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5</w:t>
            </w:r>
          </w:p>
        </w:tc>
        <w:tc>
          <w:tcPr>
            <w:tcW w:w="1277" w:type="dxa"/>
            <w:tcBorders>
              <w:top w:val="nil"/>
              <w:left w:val="nil"/>
              <w:bottom w:val="nil"/>
              <w:right w:val="nil"/>
              <w:tl2br w:val="nil"/>
              <w:tr2bl w:val="nil"/>
            </w:tcBorders>
            <w:shd w:val="clear" w:color="auto" w:fill="FFFFFF"/>
            <w:vAlign w:val="center"/>
          </w:tcPr>
          <w:p w14:paraId="69A12DB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未登录访问受限页面</w:t>
            </w:r>
          </w:p>
        </w:tc>
        <w:tc>
          <w:tcPr>
            <w:tcW w:w="2300" w:type="dxa"/>
            <w:tcBorders>
              <w:top w:val="nil"/>
              <w:left w:val="nil"/>
              <w:bottom w:val="nil"/>
              <w:right w:val="nil"/>
              <w:tl2br w:val="nil"/>
              <w:tr2bl w:val="nil"/>
            </w:tcBorders>
            <w:shd w:val="clear" w:color="auto" w:fill="FFFFFF"/>
            <w:vAlign w:val="center"/>
          </w:tcPr>
          <w:p w14:paraId="36120CB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ab/>
            </w:r>
            <w:r>
              <w:rPr>
                <w:rFonts w:hint="default" w:ascii="Times New Roman" w:hAnsi="Times New Roman" w:eastAsia="宋体" w:cs="宋体"/>
                <w:b w:val="0"/>
                <w:color w:val="000000"/>
                <w:sz w:val="21"/>
                <w:szCs w:val="21"/>
                <w:lang w:val="en-US"/>
              </w:rPr>
              <w:t>清除本地登录信息后直接访问历史分析页</w:t>
            </w:r>
          </w:p>
        </w:tc>
        <w:tc>
          <w:tcPr>
            <w:tcW w:w="1405" w:type="dxa"/>
            <w:tcBorders>
              <w:top w:val="nil"/>
              <w:left w:val="nil"/>
              <w:bottom w:val="nil"/>
              <w:right w:val="nil"/>
              <w:tl2br w:val="nil"/>
              <w:tr2bl w:val="nil"/>
            </w:tcBorders>
            <w:shd w:val="clear" w:color="auto" w:fill="FFFFFF"/>
            <w:vAlign w:val="center"/>
          </w:tcPr>
          <w:p w14:paraId="4E6CB93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提示用户未登录并跳转到登录页</w:t>
            </w:r>
          </w:p>
        </w:tc>
        <w:tc>
          <w:tcPr>
            <w:tcW w:w="3031" w:type="dxa"/>
            <w:tcBorders>
              <w:top w:val="nil"/>
              <w:left w:val="nil"/>
              <w:bottom w:val="nil"/>
              <w:right w:val="nil"/>
              <w:tl2br w:val="nil"/>
              <w:tr2bl w:val="nil"/>
            </w:tcBorders>
            <w:shd w:val="clear" w:color="auto" w:fill="FFFFFF"/>
            <w:vAlign w:val="center"/>
          </w:tcPr>
          <w:p w14:paraId="00167CA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成功跳转到登陆页面</w:t>
            </w:r>
          </w:p>
        </w:tc>
      </w:tr>
      <w:tr w14:paraId="5439359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single" w:color="000000" w:sz="12" w:space="0"/>
              <w:right w:val="nil"/>
              <w:tl2br w:val="nil"/>
              <w:tr2bl w:val="nil"/>
            </w:tcBorders>
            <w:shd w:val="clear" w:color="auto" w:fill="FFFFFF"/>
            <w:vAlign w:val="center"/>
          </w:tcPr>
          <w:p w14:paraId="6F3DC7A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6</w:t>
            </w:r>
          </w:p>
        </w:tc>
        <w:tc>
          <w:tcPr>
            <w:tcW w:w="1277" w:type="dxa"/>
            <w:tcBorders>
              <w:top w:val="nil"/>
              <w:left w:val="nil"/>
              <w:bottom w:val="single" w:color="000000" w:sz="12" w:space="0"/>
              <w:right w:val="nil"/>
              <w:tl2br w:val="nil"/>
              <w:tr2bl w:val="nil"/>
            </w:tcBorders>
            <w:shd w:val="clear" w:color="auto" w:fill="FFFFFF"/>
            <w:vAlign w:val="center"/>
          </w:tcPr>
          <w:p w14:paraId="20519801">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退出登录</w:t>
            </w:r>
          </w:p>
        </w:tc>
        <w:tc>
          <w:tcPr>
            <w:tcW w:w="2300" w:type="dxa"/>
            <w:tcBorders>
              <w:top w:val="nil"/>
              <w:left w:val="nil"/>
              <w:bottom w:val="single" w:color="000000" w:sz="12" w:space="0"/>
              <w:right w:val="nil"/>
              <w:tl2br w:val="nil"/>
              <w:tr2bl w:val="nil"/>
            </w:tcBorders>
            <w:shd w:val="clear" w:color="auto" w:fill="FFFFFF"/>
            <w:vAlign w:val="center"/>
          </w:tcPr>
          <w:p w14:paraId="1CE1328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点击退出登录按钮</w:t>
            </w:r>
          </w:p>
        </w:tc>
        <w:tc>
          <w:tcPr>
            <w:tcW w:w="1405" w:type="dxa"/>
            <w:tcBorders>
              <w:top w:val="nil"/>
              <w:left w:val="nil"/>
              <w:bottom w:val="single" w:color="000000" w:sz="12" w:space="0"/>
              <w:right w:val="nil"/>
              <w:tl2br w:val="nil"/>
              <w:tr2bl w:val="nil"/>
            </w:tcBorders>
            <w:shd w:val="clear" w:color="auto" w:fill="FFFFFF"/>
            <w:vAlign w:val="center"/>
          </w:tcPr>
          <w:p w14:paraId="4551A9C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清除本地登录状态并返回登录页</w:t>
            </w:r>
          </w:p>
        </w:tc>
        <w:tc>
          <w:tcPr>
            <w:tcW w:w="3031" w:type="dxa"/>
            <w:tcBorders>
              <w:top w:val="nil"/>
              <w:left w:val="nil"/>
              <w:bottom w:val="single" w:color="000000" w:sz="12" w:space="0"/>
              <w:right w:val="nil"/>
              <w:tl2br w:val="nil"/>
              <w:tr2bl w:val="nil"/>
            </w:tcBorders>
            <w:shd w:val="clear" w:color="auto" w:fill="FFFFFF"/>
            <w:vAlign w:val="center"/>
          </w:tcPr>
          <w:p w14:paraId="62A4498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ab/>
            </w:r>
            <w:r>
              <w:rPr>
                <w:rFonts w:hint="default" w:ascii="Times New Roman" w:hAnsi="Times New Roman" w:eastAsia="宋体" w:cs="宋体"/>
                <w:b w:val="0"/>
                <w:color w:val="000000"/>
                <w:sz w:val="21"/>
                <w:szCs w:val="21"/>
                <w:lang w:val="en-US"/>
              </w:rPr>
              <w:t>成功返回登录页，本地登录信息被清除</w:t>
            </w:r>
          </w:p>
        </w:tc>
      </w:tr>
    </w:tbl>
    <w:p w14:paraId="078B2D7C">
      <w:pPr>
        <w:numPr>
          <w:ilvl w:val="0"/>
          <w:numId w:val="3"/>
        </w:numPr>
        <w:rPr>
          <w:rFonts w:hint="default"/>
          <w:lang w:val="en-US" w:eastAsia="zh-CN"/>
        </w:rPr>
      </w:pPr>
      <w:r>
        <w:rPr>
          <w:rFonts w:hint="default"/>
          <w:lang w:val="en-US" w:eastAsia="zh-CN"/>
        </w:rPr>
        <w:t>实时情绪识别模块测试用例</w:t>
      </w:r>
    </w:p>
    <w:p w14:paraId="4B98F7AD">
      <w:pPr>
        <w:pStyle w:val="7"/>
        <w:bidi w:val="0"/>
        <w:rPr>
          <w:rFonts w:hint="default"/>
          <w:lang w:val="en-US" w:eastAsia="zh-CN"/>
        </w:rPr>
      </w:pPr>
      <w:r>
        <w:rPr>
          <w:rFonts w:hint="eastAsia"/>
          <w:lang w:val="en-US" w:eastAsia="zh-CN"/>
        </w:rPr>
        <w:t xml:space="preserve">表6.2 </w:t>
      </w:r>
      <w:r>
        <w:rPr>
          <w:rFonts w:hint="default"/>
          <w:lang w:val="en-US" w:eastAsia="zh-CN"/>
        </w:rPr>
        <w:t>实时情绪识别模块测试用例</w:t>
      </w:r>
    </w:p>
    <w:tbl>
      <w:tblPr>
        <w:tblStyle w:val="18"/>
        <w:tblW w:w="8323" w:type="dxa"/>
        <w:tblInd w:w="0" w:type="dxa"/>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310"/>
        <w:gridCol w:w="1277"/>
        <w:gridCol w:w="2091"/>
        <w:gridCol w:w="1790"/>
        <w:gridCol w:w="2855"/>
      </w:tblGrid>
      <w:tr w14:paraId="4F70605F">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single" w:color="000000" w:sz="12" w:space="0"/>
              <w:left w:val="nil"/>
              <w:bottom w:val="single" w:color="000000" w:sz="4" w:space="0"/>
              <w:right w:val="nil"/>
              <w:tl2br w:val="nil"/>
              <w:tr2bl w:val="nil"/>
            </w:tcBorders>
            <w:shd w:val="clear" w:color="auto" w:fill="FFFFFF"/>
            <w:vAlign w:val="center"/>
          </w:tcPr>
          <w:p w14:paraId="01D927B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编号</w:t>
            </w:r>
          </w:p>
        </w:tc>
        <w:tc>
          <w:tcPr>
            <w:tcW w:w="1277" w:type="dxa"/>
            <w:tcBorders>
              <w:top w:val="single" w:color="000000" w:sz="12" w:space="0"/>
              <w:left w:val="nil"/>
              <w:bottom w:val="single" w:color="000000" w:sz="4" w:space="0"/>
              <w:right w:val="nil"/>
              <w:tl2br w:val="nil"/>
              <w:tr2bl w:val="nil"/>
            </w:tcBorders>
            <w:shd w:val="clear" w:color="auto" w:fill="FFFFFF"/>
            <w:vAlign w:val="center"/>
          </w:tcPr>
          <w:p w14:paraId="55C7354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测试页面或场景</w:t>
            </w:r>
          </w:p>
        </w:tc>
        <w:tc>
          <w:tcPr>
            <w:tcW w:w="2091" w:type="dxa"/>
            <w:tcBorders>
              <w:top w:val="single" w:color="000000" w:sz="12" w:space="0"/>
              <w:left w:val="nil"/>
              <w:bottom w:val="single" w:color="000000" w:sz="4" w:space="0"/>
              <w:right w:val="nil"/>
              <w:tl2br w:val="nil"/>
              <w:tr2bl w:val="nil"/>
            </w:tcBorders>
            <w:shd w:val="clear" w:color="auto" w:fill="FFFFFF"/>
            <w:vAlign w:val="center"/>
          </w:tcPr>
          <w:p w14:paraId="1C395F0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描述</w:t>
            </w:r>
          </w:p>
        </w:tc>
        <w:tc>
          <w:tcPr>
            <w:tcW w:w="1790" w:type="dxa"/>
            <w:tcBorders>
              <w:top w:val="single" w:color="000000" w:sz="12" w:space="0"/>
              <w:left w:val="nil"/>
              <w:bottom w:val="single" w:color="000000" w:sz="4" w:space="0"/>
              <w:right w:val="nil"/>
              <w:tl2br w:val="nil"/>
              <w:tr2bl w:val="nil"/>
            </w:tcBorders>
            <w:shd w:val="clear" w:color="auto" w:fill="FFFFFF"/>
            <w:vAlign w:val="center"/>
          </w:tcPr>
          <w:p w14:paraId="40281B4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预期结果</w:t>
            </w:r>
          </w:p>
        </w:tc>
        <w:tc>
          <w:tcPr>
            <w:tcW w:w="2855" w:type="dxa"/>
            <w:tcBorders>
              <w:top w:val="single" w:color="000000" w:sz="12" w:space="0"/>
              <w:left w:val="nil"/>
              <w:bottom w:val="single" w:color="000000" w:sz="4" w:space="0"/>
              <w:right w:val="nil"/>
              <w:tl2br w:val="nil"/>
              <w:tr2bl w:val="nil"/>
            </w:tcBorders>
            <w:shd w:val="clear" w:color="auto" w:fill="FFFFFF"/>
            <w:vAlign w:val="center"/>
          </w:tcPr>
          <w:p w14:paraId="430BD69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测试</w:t>
            </w:r>
            <w:r>
              <w:rPr>
                <w:rFonts w:hint="eastAsia" w:ascii="Times New Roman" w:hAnsi="Times New Roman" w:eastAsia="宋体" w:cs="宋体"/>
                <w:b w:val="0"/>
                <w:color w:val="000000"/>
                <w:sz w:val="21"/>
                <w:szCs w:val="21"/>
                <w:lang w:val="en-US" w:eastAsia="zh-CN"/>
              </w:rPr>
              <w:t>结果</w:t>
            </w:r>
          </w:p>
        </w:tc>
      </w:tr>
      <w:tr w14:paraId="63AC8AA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1011" w:hRule="atLeast"/>
        </w:trPr>
        <w:tc>
          <w:tcPr>
            <w:tcW w:w="310" w:type="dxa"/>
            <w:tcBorders>
              <w:top w:val="single" w:color="000000" w:sz="4" w:space="0"/>
              <w:left w:val="nil"/>
              <w:bottom w:val="nil"/>
              <w:right w:val="nil"/>
              <w:tl2br w:val="nil"/>
              <w:tr2bl w:val="nil"/>
            </w:tcBorders>
            <w:shd w:val="clear" w:color="auto" w:fill="FFFFFF"/>
            <w:vAlign w:val="center"/>
          </w:tcPr>
          <w:p w14:paraId="0DE0C7A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1</w:t>
            </w:r>
          </w:p>
        </w:tc>
        <w:tc>
          <w:tcPr>
            <w:tcW w:w="1277" w:type="dxa"/>
            <w:tcBorders>
              <w:top w:val="single" w:color="000000" w:sz="4" w:space="0"/>
              <w:left w:val="nil"/>
              <w:bottom w:val="nil"/>
              <w:right w:val="nil"/>
              <w:tl2br w:val="nil"/>
              <w:tr2bl w:val="nil"/>
            </w:tcBorders>
            <w:shd w:val="clear" w:color="auto" w:fill="FFFFFF"/>
            <w:vAlign w:val="center"/>
          </w:tcPr>
          <w:p w14:paraId="6261509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对话页面启动摄像头</w:t>
            </w:r>
          </w:p>
        </w:tc>
        <w:tc>
          <w:tcPr>
            <w:tcW w:w="2091" w:type="dxa"/>
            <w:tcBorders>
              <w:top w:val="single" w:color="000000" w:sz="4" w:space="0"/>
              <w:left w:val="nil"/>
              <w:bottom w:val="nil"/>
              <w:right w:val="nil"/>
              <w:tl2br w:val="nil"/>
              <w:tr2bl w:val="nil"/>
            </w:tcBorders>
            <w:shd w:val="clear" w:color="auto" w:fill="FFFFFF"/>
            <w:vAlign w:val="center"/>
          </w:tcPr>
          <w:p w14:paraId="012E9F7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点击“启动摄像头”按钮</w:t>
            </w:r>
          </w:p>
        </w:tc>
        <w:tc>
          <w:tcPr>
            <w:tcW w:w="1790" w:type="dxa"/>
            <w:tcBorders>
              <w:top w:val="single" w:color="000000" w:sz="4" w:space="0"/>
              <w:left w:val="nil"/>
              <w:bottom w:val="nil"/>
              <w:right w:val="nil"/>
              <w:tl2br w:val="nil"/>
              <w:tr2bl w:val="nil"/>
            </w:tcBorders>
            <w:shd w:val="clear" w:color="auto" w:fill="FFFFFF"/>
            <w:vAlign w:val="center"/>
          </w:tcPr>
          <w:p w14:paraId="3DD4373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摄像头成功打开，并开始采集视频帧</w:t>
            </w:r>
          </w:p>
        </w:tc>
        <w:tc>
          <w:tcPr>
            <w:tcW w:w="2855" w:type="dxa"/>
            <w:tcBorders>
              <w:top w:val="single" w:color="000000" w:sz="4" w:space="0"/>
              <w:left w:val="nil"/>
              <w:bottom w:val="nil"/>
              <w:right w:val="nil"/>
              <w:tl2br w:val="nil"/>
              <w:tr2bl w:val="nil"/>
            </w:tcBorders>
            <w:shd w:val="clear" w:color="auto" w:fill="FFFFFF"/>
            <w:vAlign w:val="center"/>
          </w:tcPr>
          <w:p w14:paraId="514B4EB8">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default" w:ascii="Times New Roman" w:hAnsi="Times New Roman" w:eastAsia="宋体" w:cs="宋体"/>
                <w:b w:val="0"/>
                <w:color w:val="000000"/>
                <w:sz w:val="21"/>
                <w:szCs w:val="21"/>
                <w:lang w:val="en-US"/>
              </w:rPr>
              <w:t>摄像头正常启动，页面显示实时画面</w:t>
            </w:r>
          </w:p>
        </w:tc>
      </w:tr>
      <w:tr w14:paraId="51BEED1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3F722410">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2</w:t>
            </w:r>
          </w:p>
        </w:tc>
        <w:tc>
          <w:tcPr>
            <w:tcW w:w="1277" w:type="dxa"/>
            <w:tcBorders>
              <w:top w:val="nil"/>
              <w:left w:val="nil"/>
              <w:bottom w:val="nil"/>
              <w:right w:val="nil"/>
              <w:tl2br w:val="nil"/>
              <w:tr2bl w:val="nil"/>
            </w:tcBorders>
            <w:shd w:val="clear" w:color="auto" w:fill="FFFFFF"/>
            <w:vAlign w:val="center"/>
          </w:tcPr>
          <w:p w14:paraId="5896BEC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摄像头未授权</w:t>
            </w:r>
          </w:p>
        </w:tc>
        <w:tc>
          <w:tcPr>
            <w:tcW w:w="2091" w:type="dxa"/>
            <w:tcBorders>
              <w:top w:val="nil"/>
              <w:left w:val="nil"/>
              <w:bottom w:val="nil"/>
              <w:right w:val="nil"/>
              <w:tl2br w:val="nil"/>
              <w:tr2bl w:val="nil"/>
            </w:tcBorders>
            <w:shd w:val="clear" w:color="auto" w:fill="FFFFFF"/>
            <w:vAlign w:val="center"/>
          </w:tcPr>
          <w:p w14:paraId="4327BA5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拒绝浏览器摄像头访问权限</w:t>
            </w:r>
          </w:p>
        </w:tc>
        <w:tc>
          <w:tcPr>
            <w:tcW w:w="1790" w:type="dxa"/>
            <w:tcBorders>
              <w:top w:val="nil"/>
              <w:left w:val="nil"/>
              <w:bottom w:val="nil"/>
              <w:right w:val="nil"/>
              <w:tl2br w:val="nil"/>
              <w:tr2bl w:val="nil"/>
            </w:tcBorders>
            <w:shd w:val="clear" w:color="auto" w:fill="FFFFFF"/>
            <w:vAlign w:val="center"/>
          </w:tcPr>
          <w:p w14:paraId="59C993B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提示无法访问摄像头</w:t>
            </w:r>
          </w:p>
        </w:tc>
        <w:tc>
          <w:tcPr>
            <w:tcW w:w="2855" w:type="dxa"/>
            <w:tcBorders>
              <w:top w:val="nil"/>
              <w:left w:val="nil"/>
              <w:bottom w:val="nil"/>
              <w:right w:val="nil"/>
              <w:tl2br w:val="nil"/>
              <w:tr2bl w:val="nil"/>
            </w:tcBorders>
            <w:shd w:val="clear" w:color="auto" w:fill="FFFFFF"/>
            <w:vAlign w:val="center"/>
          </w:tcPr>
          <w:p w14:paraId="63D2E55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页面弹出摄像头访问失败提示</w:t>
            </w:r>
          </w:p>
        </w:tc>
      </w:tr>
      <w:tr w14:paraId="24A1412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51D03FE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3</w:t>
            </w:r>
          </w:p>
        </w:tc>
        <w:tc>
          <w:tcPr>
            <w:tcW w:w="1277" w:type="dxa"/>
            <w:tcBorders>
              <w:top w:val="nil"/>
              <w:left w:val="nil"/>
              <w:bottom w:val="nil"/>
              <w:right w:val="nil"/>
              <w:tl2br w:val="nil"/>
              <w:tr2bl w:val="nil"/>
            </w:tcBorders>
            <w:shd w:val="clear" w:color="auto" w:fill="FFFFFF"/>
            <w:vAlign w:val="center"/>
          </w:tcPr>
          <w:p w14:paraId="2238E4C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正常表情识别</w:t>
            </w:r>
          </w:p>
        </w:tc>
        <w:tc>
          <w:tcPr>
            <w:tcW w:w="2091" w:type="dxa"/>
            <w:tcBorders>
              <w:top w:val="nil"/>
              <w:left w:val="nil"/>
              <w:bottom w:val="nil"/>
              <w:right w:val="nil"/>
              <w:tl2br w:val="nil"/>
              <w:tr2bl w:val="nil"/>
            </w:tcBorders>
            <w:shd w:val="clear" w:color="auto" w:fill="FFFFFF"/>
            <w:vAlign w:val="center"/>
          </w:tcPr>
          <w:p w14:paraId="087E503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用户保持明显开心表情</w:t>
            </w:r>
          </w:p>
        </w:tc>
        <w:tc>
          <w:tcPr>
            <w:tcW w:w="1790" w:type="dxa"/>
            <w:tcBorders>
              <w:top w:val="nil"/>
              <w:left w:val="nil"/>
              <w:bottom w:val="nil"/>
              <w:right w:val="nil"/>
              <w:tl2br w:val="nil"/>
              <w:tr2bl w:val="nil"/>
            </w:tcBorders>
            <w:shd w:val="clear" w:color="auto" w:fill="FFFFFF"/>
            <w:vAlign w:val="center"/>
          </w:tcPr>
          <w:p w14:paraId="187EAA5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系统识别为“开心”</w:t>
            </w:r>
          </w:p>
        </w:tc>
        <w:tc>
          <w:tcPr>
            <w:tcW w:w="2855" w:type="dxa"/>
            <w:tcBorders>
              <w:top w:val="nil"/>
              <w:left w:val="nil"/>
              <w:bottom w:val="nil"/>
              <w:right w:val="nil"/>
              <w:tl2br w:val="nil"/>
              <w:tr2bl w:val="nil"/>
            </w:tcBorders>
            <w:shd w:val="clear" w:color="auto" w:fill="FFFFFF"/>
            <w:vAlign w:val="center"/>
          </w:tcPr>
          <w:p w14:paraId="4CB6556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页面显示“开心”情绪标签，置信度正常</w:t>
            </w:r>
          </w:p>
        </w:tc>
      </w:tr>
      <w:tr w14:paraId="67F27EAC">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5C40462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4</w:t>
            </w:r>
          </w:p>
        </w:tc>
        <w:tc>
          <w:tcPr>
            <w:tcW w:w="1277" w:type="dxa"/>
            <w:tcBorders>
              <w:top w:val="nil"/>
              <w:left w:val="nil"/>
              <w:bottom w:val="nil"/>
              <w:right w:val="nil"/>
              <w:tl2br w:val="nil"/>
              <w:tr2bl w:val="nil"/>
            </w:tcBorders>
            <w:shd w:val="clear" w:color="auto" w:fill="FFFFFF"/>
            <w:vAlign w:val="center"/>
          </w:tcPr>
          <w:p w14:paraId="7082F23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未检测到人脸</w:t>
            </w:r>
          </w:p>
        </w:tc>
        <w:tc>
          <w:tcPr>
            <w:tcW w:w="2091" w:type="dxa"/>
            <w:tcBorders>
              <w:top w:val="nil"/>
              <w:left w:val="nil"/>
              <w:bottom w:val="nil"/>
              <w:right w:val="nil"/>
              <w:tl2br w:val="nil"/>
              <w:tr2bl w:val="nil"/>
            </w:tcBorders>
            <w:shd w:val="clear" w:color="auto" w:fill="FFFFFF"/>
            <w:vAlign w:val="center"/>
          </w:tcPr>
          <w:p w14:paraId="394CF3D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用户离开摄像头范围</w:t>
            </w:r>
          </w:p>
        </w:tc>
        <w:tc>
          <w:tcPr>
            <w:tcW w:w="1790" w:type="dxa"/>
            <w:tcBorders>
              <w:top w:val="nil"/>
              <w:left w:val="nil"/>
              <w:bottom w:val="nil"/>
              <w:right w:val="nil"/>
              <w:tl2br w:val="nil"/>
              <w:tr2bl w:val="nil"/>
            </w:tcBorders>
            <w:shd w:val="clear" w:color="auto" w:fill="FFFFFF"/>
            <w:vAlign w:val="center"/>
          </w:tcPr>
          <w:p w14:paraId="1DB6104D">
            <w:pPr>
              <w:bidi w:val="0"/>
              <w:ind w:left="0" w:leftChars="0" w:firstLine="0" w:firstLineChars="0"/>
              <w:rPr>
                <w:rFonts w:hint="default" w:ascii="Times New Roman" w:hAnsi="Times New Roman" w:eastAsia="宋体" w:cs="宋体"/>
                <w:b w:val="0"/>
                <w:color w:val="000000"/>
                <w:szCs w:val="21"/>
                <w:lang w:val="en-US"/>
              </w:rPr>
            </w:pPr>
            <w:r>
              <w:rPr>
                <w:rFonts w:hint="eastAsia"/>
                <w:sz w:val="21"/>
                <w:szCs w:val="21"/>
              </w:rPr>
              <w:t>页面提示未检测到人脸</w:t>
            </w:r>
          </w:p>
        </w:tc>
        <w:tc>
          <w:tcPr>
            <w:tcW w:w="2855" w:type="dxa"/>
            <w:tcBorders>
              <w:top w:val="nil"/>
              <w:left w:val="nil"/>
              <w:bottom w:val="nil"/>
              <w:right w:val="nil"/>
              <w:tl2br w:val="nil"/>
              <w:tr2bl w:val="nil"/>
            </w:tcBorders>
            <w:shd w:val="clear" w:color="auto" w:fill="FFFFFF"/>
            <w:vAlign w:val="center"/>
          </w:tcPr>
          <w:p w14:paraId="152C126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页面显示“未检测到人脸”状态</w:t>
            </w:r>
          </w:p>
        </w:tc>
      </w:tr>
      <w:tr w14:paraId="3D3C423B">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10EEDA0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5</w:t>
            </w:r>
          </w:p>
        </w:tc>
        <w:tc>
          <w:tcPr>
            <w:tcW w:w="1277" w:type="dxa"/>
            <w:tcBorders>
              <w:top w:val="nil"/>
              <w:left w:val="nil"/>
              <w:bottom w:val="nil"/>
              <w:right w:val="nil"/>
              <w:tl2br w:val="nil"/>
              <w:tr2bl w:val="nil"/>
            </w:tcBorders>
            <w:shd w:val="clear" w:color="auto" w:fill="FFFFFF"/>
            <w:vAlign w:val="center"/>
          </w:tcPr>
          <w:p w14:paraId="57DCE3B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情绪稳定化测试</w:t>
            </w:r>
          </w:p>
        </w:tc>
        <w:tc>
          <w:tcPr>
            <w:tcW w:w="2091" w:type="dxa"/>
            <w:tcBorders>
              <w:top w:val="nil"/>
              <w:left w:val="nil"/>
              <w:bottom w:val="nil"/>
              <w:right w:val="nil"/>
              <w:tl2br w:val="nil"/>
              <w:tr2bl w:val="nil"/>
            </w:tcBorders>
            <w:shd w:val="clear" w:color="auto" w:fill="FFFFFF"/>
            <w:vAlign w:val="center"/>
          </w:tcPr>
          <w:p w14:paraId="3E08DFB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用户短时间内表情轻微变化</w:t>
            </w:r>
          </w:p>
        </w:tc>
        <w:tc>
          <w:tcPr>
            <w:tcW w:w="1790" w:type="dxa"/>
            <w:tcBorders>
              <w:top w:val="nil"/>
              <w:left w:val="nil"/>
              <w:bottom w:val="nil"/>
              <w:right w:val="nil"/>
              <w:tl2br w:val="nil"/>
              <w:tr2bl w:val="nil"/>
            </w:tcBorders>
            <w:shd w:val="clear" w:color="auto" w:fill="FFFFFF"/>
            <w:vAlign w:val="center"/>
          </w:tcPr>
          <w:p w14:paraId="0AAC1CD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系统输出结果保持相对稳定</w:t>
            </w:r>
          </w:p>
        </w:tc>
        <w:tc>
          <w:tcPr>
            <w:tcW w:w="2855" w:type="dxa"/>
            <w:tcBorders>
              <w:top w:val="nil"/>
              <w:left w:val="nil"/>
              <w:bottom w:val="nil"/>
              <w:right w:val="nil"/>
              <w:tl2br w:val="nil"/>
              <w:tr2bl w:val="nil"/>
            </w:tcBorders>
            <w:shd w:val="clear" w:color="auto" w:fill="FFFFFF"/>
            <w:vAlign w:val="center"/>
          </w:tcPr>
          <w:p w14:paraId="5768E85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情绪标签未出现频繁跳变</w:t>
            </w:r>
          </w:p>
        </w:tc>
      </w:tr>
    </w:tbl>
    <w:p w14:paraId="2EF3A06C">
      <w:pPr>
        <w:widowControl w:val="0"/>
        <w:numPr>
          <w:ilvl w:val="0"/>
          <w:numId w:val="3"/>
        </w:numPr>
        <w:spacing w:line="360" w:lineRule="auto"/>
        <w:ind w:left="0" w:leftChars="0" w:firstLine="480" w:firstLineChars="200"/>
        <w:jc w:val="both"/>
        <w:rPr>
          <w:rFonts w:hint="default"/>
          <w:lang w:val="en-US" w:eastAsia="zh-CN"/>
        </w:rPr>
      </w:pPr>
      <w:r>
        <w:rPr>
          <w:rFonts w:hint="default"/>
          <w:lang w:val="en-US" w:eastAsia="zh-CN"/>
        </w:rPr>
        <w:t>AI聊天模块测试用例</w:t>
      </w:r>
    </w:p>
    <w:p w14:paraId="3B89B74D">
      <w:pPr>
        <w:pStyle w:val="7"/>
        <w:bidi w:val="0"/>
        <w:rPr>
          <w:rFonts w:hint="default"/>
          <w:lang w:val="en-US" w:eastAsia="zh-CN"/>
        </w:rPr>
      </w:pPr>
      <w:r>
        <w:rPr>
          <w:rFonts w:hint="eastAsia"/>
          <w:lang w:val="en-US" w:eastAsia="zh-CN"/>
        </w:rPr>
        <w:t>表6.3 AI聊天模块测试用例</w:t>
      </w:r>
    </w:p>
    <w:tbl>
      <w:tblPr>
        <w:tblStyle w:val="18"/>
        <w:tblW w:w="8323" w:type="dxa"/>
        <w:tblInd w:w="0" w:type="dxa"/>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310"/>
        <w:gridCol w:w="1277"/>
        <w:gridCol w:w="2091"/>
        <w:gridCol w:w="1790"/>
        <w:gridCol w:w="2855"/>
      </w:tblGrid>
      <w:tr w14:paraId="18ED0FDA">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single" w:color="000000" w:sz="12" w:space="0"/>
              <w:left w:val="nil"/>
              <w:bottom w:val="single" w:color="000000" w:sz="4" w:space="0"/>
              <w:right w:val="nil"/>
              <w:tl2br w:val="nil"/>
              <w:tr2bl w:val="nil"/>
            </w:tcBorders>
            <w:shd w:val="clear" w:color="auto" w:fill="FFFFFF"/>
            <w:vAlign w:val="center"/>
          </w:tcPr>
          <w:p w14:paraId="615FAAE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编号</w:t>
            </w:r>
          </w:p>
        </w:tc>
        <w:tc>
          <w:tcPr>
            <w:tcW w:w="1277" w:type="dxa"/>
            <w:tcBorders>
              <w:top w:val="single" w:color="000000" w:sz="12" w:space="0"/>
              <w:left w:val="nil"/>
              <w:bottom w:val="single" w:color="000000" w:sz="4" w:space="0"/>
              <w:right w:val="nil"/>
              <w:tl2br w:val="nil"/>
              <w:tr2bl w:val="nil"/>
            </w:tcBorders>
            <w:shd w:val="clear" w:color="auto" w:fill="FFFFFF"/>
            <w:vAlign w:val="center"/>
          </w:tcPr>
          <w:p w14:paraId="0D72AC7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测试页面或场景</w:t>
            </w:r>
          </w:p>
        </w:tc>
        <w:tc>
          <w:tcPr>
            <w:tcW w:w="2091" w:type="dxa"/>
            <w:tcBorders>
              <w:top w:val="single" w:color="000000" w:sz="12" w:space="0"/>
              <w:left w:val="nil"/>
              <w:bottom w:val="single" w:color="000000" w:sz="4" w:space="0"/>
              <w:right w:val="nil"/>
              <w:tl2br w:val="nil"/>
              <w:tr2bl w:val="nil"/>
            </w:tcBorders>
            <w:shd w:val="clear" w:color="auto" w:fill="FFFFFF"/>
            <w:vAlign w:val="center"/>
          </w:tcPr>
          <w:p w14:paraId="71F9945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描述</w:t>
            </w:r>
          </w:p>
        </w:tc>
        <w:tc>
          <w:tcPr>
            <w:tcW w:w="1790" w:type="dxa"/>
            <w:tcBorders>
              <w:top w:val="single" w:color="000000" w:sz="12" w:space="0"/>
              <w:left w:val="nil"/>
              <w:bottom w:val="single" w:color="000000" w:sz="4" w:space="0"/>
              <w:right w:val="nil"/>
              <w:tl2br w:val="nil"/>
              <w:tr2bl w:val="nil"/>
            </w:tcBorders>
            <w:shd w:val="clear" w:color="auto" w:fill="FFFFFF"/>
            <w:vAlign w:val="center"/>
          </w:tcPr>
          <w:p w14:paraId="7B6CA01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预期结果</w:t>
            </w:r>
          </w:p>
        </w:tc>
        <w:tc>
          <w:tcPr>
            <w:tcW w:w="2855" w:type="dxa"/>
            <w:tcBorders>
              <w:top w:val="single" w:color="000000" w:sz="12" w:space="0"/>
              <w:left w:val="nil"/>
              <w:bottom w:val="single" w:color="000000" w:sz="4" w:space="0"/>
              <w:right w:val="nil"/>
              <w:tl2br w:val="nil"/>
              <w:tr2bl w:val="nil"/>
            </w:tcBorders>
            <w:shd w:val="clear" w:color="auto" w:fill="FFFFFF"/>
            <w:vAlign w:val="center"/>
          </w:tcPr>
          <w:p w14:paraId="5E31E81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测试</w:t>
            </w:r>
            <w:r>
              <w:rPr>
                <w:rFonts w:hint="eastAsia" w:ascii="Times New Roman" w:hAnsi="Times New Roman" w:eastAsia="宋体" w:cs="宋体"/>
                <w:b w:val="0"/>
                <w:color w:val="000000"/>
                <w:sz w:val="21"/>
                <w:szCs w:val="21"/>
                <w:lang w:val="en-US" w:eastAsia="zh-CN"/>
              </w:rPr>
              <w:t>结果</w:t>
            </w:r>
          </w:p>
        </w:tc>
      </w:tr>
      <w:tr w14:paraId="49637842">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1011" w:hRule="atLeast"/>
        </w:trPr>
        <w:tc>
          <w:tcPr>
            <w:tcW w:w="310" w:type="dxa"/>
            <w:tcBorders>
              <w:top w:val="single" w:color="000000" w:sz="4" w:space="0"/>
              <w:left w:val="nil"/>
              <w:bottom w:val="nil"/>
              <w:right w:val="nil"/>
              <w:tl2br w:val="nil"/>
              <w:tr2bl w:val="nil"/>
            </w:tcBorders>
            <w:shd w:val="clear" w:color="auto" w:fill="FFFFFF"/>
            <w:vAlign w:val="center"/>
          </w:tcPr>
          <w:p w14:paraId="22A9B20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1</w:t>
            </w:r>
          </w:p>
        </w:tc>
        <w:tc>
          <w:tcPr>
            <w:tcW w:w="1277" w:type="dxa"/>
            <w:tcBorders>
              <w:top w:val="single" w:color="000000" w:sz="4" w:space="0"/>
              <w:left w:val="nil"/>
              <w:bottom w:val="nil"/>
              <w:right w:val="nil"/>
              <w:tl2br w:val="nil"/>
              <w:tr2bl w:val="nil"/>
            </w:tcBorders>
            <w:shd w:val="clear" w:color="auto" w:fill="FFFFFF"/>
            <w:vAlign w:val="center"/>
          </w:tcPr>
          <w:p w14:paraId="63B53F8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对话页面发送消息</w:t>
            </w:r>
          </w:p>
        </w:tc>
        <w:tc>
          <w:tcPr>
            <w:tcW w:w="2091" w:type="dxa"/>
            <w:tcBorders>
              <w:top w:val="single" w:color="000000" w:sz="4" w:space="0"/>
              <w:left w:val="nil"/>
              <w:bottom w:val="nil"/>
              <w:right w:val="nil"/>
              <w:tl2br w:val="nil"/>
              <w:tr2bl w:val="nil"/>
            </w:tcBorders>
            <w:shd w:val="clear" w:color="auto" w:fill="FFFFFF"/>
            <w:vAlign w:val="center"/>
          </w:tcPr>
          <w:p w14:paraId="0FDEF10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输入文本后点击发送按钮</w:t>
            </w:r>
          </w:p>
        </w:tc>
        <w:tc>
          <w:tcPr>
            <w:tcW w:w="1790" w:type="dxa"/>
            <w:tcBorders>
              <w:top w:val="single" w:color="000000" w:sz="4" w:space="0"/>
              <w:left w:val="nil"/>
              <w:bottom w:val="nil"/>
              <w:right w:val="nil"/>
              <w:tl2br w:val="nil"/>
              <w:tr2bl w:val="nil"/>
            </w:tcBorders>
            <w:shd w:val="clear" w:color="auto" w:fill="FFFFFF"/>
            <w:vAlign w:val="center"/>
          </w:tcPr>
          <w:p w14:paraId="36FE039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用户消息显示在聊天窗口中</w:t>
            </w:r>
          </w:p>
        </w:tc>
        <w:tc>
          <w:tcPr>
            <w:tcW w:w="2855" w:type="dxa"/>
            <w:tcBorders>
              <w:top w:val="single" w:color="000000" w:sz="4" w:space="0"/>
              <w:left w:val="nil"/>
              <w:bottom w:val="nil"/>
              <w:right w:val="nil"/>
              <w:tl2br w:val="nil"/>
              <w:tr2bl w:val="nil"/>
            </w:tcBorders>
            <w:shd w:val="clear" w:color="auto" w:fill="FFFFFF"/>
            <w:vAlign w:val="center"/>
          </w:tcPr>
          <w:p w14:paraId="49DF4320">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default" w:ascii="Times New Roman" w:hAnsi="Times New Roman" w:eastAsia="宋体" w:cs="宋体"/>
                <w:b w:val="0"/>
                <w:color w:val="000000"/>
                <w:sz w:val="21"/>
                <w:szCs w:val="21"/>
                <w:lang w:val="en-US"/>
              </w:rPr>
              <w:t>用户消息成功显示在页面中</w:t>
            </w:r>
          </w:p>
        </w:tc>
      </w:tr>
      <w:tr w14:paraId="31E88B3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709" w:hRule="atLeast"/>
        </w:trPr>
        <w:tc>
          <w:tcPr>
            <w:tcW w:w="310" w:type="dxa"/>
            <w:tcBorders>
              <w:top w:val="nil"/>
              <w:left w:val="nil"/>
              <w:bottom w:val="nil"/>
              <w:right w:val="nil"/>
              <w:tl2br w:val="nil"/>
              <w:tr2bl w:val="nil"/>
            </w:tcBorders>
            <w:shd w:val="clear" w:color="auto" w:fill="FFFFFF"/>
            <w:vAlign w:val="center"/>
          </w:tcPr>
          <w:p w14:paraId="223148D5">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2</w:t>
            </w:r>
          </w:p>
        </w:tc>
        <w:tc>
          <w:tcPr>
            <w:tcW w:w="1277" w:type="dxa"/>
            <w:tcBorders>
              <w:top w:val="nil"/>
              <w:left w:val="nil"/>
              <w:bottom w:val="nil"/>
              <w:right w:val="nil"/>
              <w:tl2br w:val="nil"/>
              <w:tr2bl w:val="nil"/>
            </w:tcBorders>
            <w:shd w:val="clear" w:color="auto" w:fill="FFFFFF"/>
            <w:vAlign w:val="center"/>
          </w:tcPr>
          <w:p w14:paraId="3ECE80B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空消息发送</w:t>
            </w:r>
          </w:p>
        </w:tc>
        <w:tc>
          <w:tcPr>
            <w:tcW w:w="2091" w:type="dxa"/>
            <w:tcBorders>
              <w:top w:val="nil"/>
              <w:left w:val="nil"/>
              <w:bottom w:val="nil"/>
              <w:right w:val="nil"/>
              <w:tl2br w:val="nil"/>
              <w:tr2bl w:val="nil"/>
            </w:tcBorders>
            <w:shd w:val="clear" w:color="auto" w:fill="FFFFFF"/>
            <w:vAlign w:val="center"/>
          </w:tcPr>
          <w:p w14:paraId="4A9281B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输入框为空时点击发送按钮</w:t>
            </w:r>
          </w:p>
        </w:tc>
        <w:tc>
          <w:tcPr>
            <w:tcW w:w="1790" w:type="dxa"/>
            <w:tcBorders>
              <w:top w:val="nil"/>
              <w:left w:val="nil"/>
              <w:bottom w:val="nil"/>
              <w:right w:val="nil"/>
              <w:tl2br w:val="nil"/>
              <w:tr2bl w:val="nil"/>
            </w:tcBorders>
            <w:shd w:val="clear" w:color="auto" w:fill="FFFFFF"/>
            <w:vAlign w:val="center"/>
          </w:tcPr>
          <w:p w14:paraId="41694C8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不允许发送空消息</w:t>
            </w:r>
          </w:p>
        </w:tc>
        <w:tc>
          <w:tcPr>
            <w:tcW w:w="2855" w:type="dxa"/>
            <w:tcBorders>
              <w:top w:val="nil"/>
              <w:left w:val="nil"/>
              <w:bottom w:val="nil"/>
              <w:right w:val="nil"/>
              <w:tl2br w:val="nil"/>
              <w:tr2bl w:val="nil"/>
            </w:tcBorders>
            <w:shd w:val="clear" w:color="auto" w:fill="FFFFFF"/>
            <w:vAlign w:val="center"/>
          </w:tcPr>
          <w:p w14:paraId="76B6456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页面无发送动作，输入框保持原状态</w:t>
            </w:r>
          </w:p>
        </w:tc>
      </w:tr>
      <w:tr w14:paraId="06764DCB">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1489138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3</w:t>
            </w:r>
          </w:p>
        </w:tc>
        <w:tc>
          <w:tcPr>
            <w:tcW w:w="1277" w:type="dxa"/>
            <w:tcBorders>
              <w:top w:val="nil"/>
              <w:left w:val="nil"/>
              <w:bottom w:val="nil"/>
              <w:right w:val="nil"/>
              <w:tl2br w:val="nil"/>
              <w:tr2bl w:val="nil"/>
            </w:tcBorders>
            <w:shd w:val="clear" w:color="auto" w:fill="FFFFFF"/>
            <w:vAlign w:val="center"/>
          </w:tcPr>
          <w:p w14:paraId="52D6612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AI回复生成</w:t>
            </w:r>
          </w:p>
        </w:tc>
        <w:tc>
          <w:tcPr>
            <w:tcW w:w="2091" w:type="dxa"/>
            <w:tcBorders>
              <w:top w:val="nil"/>
              <w:left w:val="nil"/>
              <w:bottom w:val="nil"/>
              <w:right w:val="nil"/>
              <w:tl2br w:val="nil"/>
              <w:tr2bl w:val="nil"/>
            </w:tcBorders>
            <w:shd w:val="clear" w:color="auto" w:fill="FFFFFF"/>
            <w:vAlign w:val="center"/>
          </w:tcPr>
          <w:p w14:paraId="0244D9E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输入正常聊天内容后发送</w:t>
            </w:r>
          </w:p>
        </w:tc>
        <w:tc>
          <w:tcPr>
            <w:tcW w:w="1790" w:type="dxa"/>
            <w:tcBorders>
              <w:top w:val="nil"/>
              <w:left w:val="nil"/>
              <w:bottom w:val="nil"/>
              <w:right w:val="nil"/>
              <w:tl2br w:val="nil"/>
              <w:tr2bl w:val="nil"/>
            </w:tcBorders>
            <w:shd w:val="clear" w:color="auto" w:fill="FFFFFF"/>
            <w:vAlign w:val="center"/>
          </w:tcPr>
          <w:p w14:paraId="5B16D13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AI返回回复内容并显示在页面中</w:t>
            </w:r>
          </w:p>
        </w:tc>
        <w:tc>
          <w:tcPr>
            <w:tcW w:w="2855" w:type="dxa"/>
            <w:tcBorders>
              <w:top w:val="nil"/>
              <w:left w:val="nil"/>
              <w:bottom w:val="nil"/>
              <w:right w:val="nil"/>
              <w:tl2br w:val="nil"/>
              <w:tr2bl w:val="nil"/>
            </w:tcBorders>
            <w:shd w:val="clear" w:color="auto" w:fill="FFFFFF"/>
            <w:vAlign w:val="center"/>
          </w:tcPr>
          <w:p w14:paraId="2803D73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AI消息成功显示在聊天窗口中</w:t>
            </w:r>
          </w:p>
        </w:tc>
      </w:tr>
      <w:tr w14:paraId="7D08C80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6F597BB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4</w:t>
            </w:r>
          </w:p>
        </w:tc>
        <w:tc>
          <w:tcPr>
            <w:tcW w:w="1277" w:type="dxa"/>
            <w:tcBorders>
              <w:top w:val="nil"/>
              <w:left w:val="nil"/>
              <w:bottom w:val="nil"/>
              <w:right w:val="nil"/>
              <w:tl2br w:val="nil"/>
              <w:tr2bl w:val="nil"/>
            </w:tcBorders>
            <w:shd w:val="clear" w:color="auto" w:fill="FFFFFF"/>
            <w:vAlign w:val="center"/>
          </w:tcPr>
          <w:p w14:paraId="4CB8D56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情绪联动回复</w:t>
            </w:r>
          </w:p>
        </w:tc>
        <w:tc>
          <w:tcPr>
            <w:tcW w:w="2091" w:type="dxa"/>
            <w:tcBorders>
              <w:top w:val="nil"/>
              <w:left w:val="nil"/>
              <w:bottom w:val="nil"/>
              <w:right w:val="nil"/>
              <w:tl2br w:val="nil"/>
              <w:tr2bl w:val="nil"/>
            </w:tcBorders>
            <w:shd w:val="clear" w:color="auto" w:fill="FFFFFF"/>
            <w:vAlign w:val="center"/>
          </w:tcPr>
          <w:p w14:paraId="747A2E2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在难过情绪下输入聊天内容</w:t>
            </w:r>
          </w:p>
        </w:tc>
        <w:tc>
          <w:tcPr>
            <w:tcW w:w="1790" w:type="dxa"/>
            <w:tcBorders>
              <w:top w:val="nil"/>
              <w:left w:val="nil"/>
              <w:bottom w:val="nil"/>
              <w:right w:val="nil"/>
              <w:tl2br w:val="nil"/>
              <w:tr2bl w:val="nil"/>
            </w:tcBorders>
            <w:shd w:val="clear" w:color="auto" w:fill="FFFFFF"/>
            <w:vAlign w:val="center"/>
          </w:tcPr>
          <w:p w14:paraId="3EA15B4E">
            <w:pPr>
              <w:bidi w:val="0"/>
              <w:ind w:left="0" w:leftChars="0" w:firstLine="0" w:firstLineChars="0"/>
              <w:rPr>
                <w:rFonts w:hint="default" w:ascii="Times New Roman" w:hAnsi="Times New Roman" w:eastAsia="宋体" w:cs="宋体"/>
                <w:b w:val="0"/>
                <w:color w:val="000000"/>
                <w:szCs w:val="21"/>
                <w:lang w:val="en-US"/>
              </w:rPr>
            </w:pPr>
            <w:r>
              <w:rPr>
                <w:rFonts w:hint="eastAsia"/>
                <w:sz w:val="21"/>
                <w:szCs w:val="21"/>
              </w:rPr>
              <w:t>AI回复语气更温和、更具安抚性</w:t>
            </w:r>
          </w:p>
        </w:tc>
        <w:tc>
          <w:tcPr>
            <w:tcW w:w="2855" w:type="dxa"/>
            <w:tcBorders>
              <w:top w:val="nil"/>
              <w:left w:val="nil"/>
              <w:bottom w:val="nil"/>
              <w:right w:val="nil"/>
              <w:tl2br w:val="nil"/>
              <w:tr2bl w:val="nil"/>
            </w:tcBorders>
            <w:shd w:val="clear" w:color="auto" w:fill="FFFFFF"/>
            <w:vAlign w:val="center"/>
          </w:tcPr>
          <w:p w14:paraId="0A64B23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回复内容能体现当前情绪适配</w:t>
            </w:r>
          </w:p>
        </w:tc>
      </w:tr>
      <w:tr w14:paraId="1A4F5974">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28E7C42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5</w:t>
            </w:r>
          </w:p>
        </w:tc>
        <w:tc>
          <w:tcPr>
            <w:tcW w:w="1277" w:type="dxa"/>
            <w:tcBorders>
              <w:top w:val="nil"/>
              <w:left w:val="nil"/>
              <w:bottom w:val="nil"/>
              <w:right w:val="nil"/>
              <w:tl2br w:val="nil"/>
              <w:tr2bl w:val="nil"/>
            </w:tcBorders>
            <w:shd w:val="clear" w:color="auto" w:fill="FFFFFF"/>
            <w:vAlign w:val="center"/>
          </w:tcPr>
          <w:p w14:paraId="19B41DA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聊天记录保存</w:t>
            </w:r>
          </w:p>
        </w:tc>
        <w:tc>
          <w:tcPr>
            <w:tcW w:w="2091" w:type="dxa"/>
            <w:tcBorders>
              <w:top w:val="nil"/>
              <w:left w:val="nil"/>
              <w:bottom w:val="nil"/>
              <w:right w:val="nil"/>
              <w:tl2br w:val="nil"/>
              <w:tr2bl w:val="nil"/>
            </w:tcBorders>
            <w:shd w:val="clear" w:color="auto" w:fill="FFFFFF"/>
            <w:vAlign w:val="center"/>
          </w:tcPr>
          <w:p w14:paraId="4A802DD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完成一次对话后进入历史分析页</w:t>
            </w:r>
          </w:p>
        </w:tc>
        <w:tc>
          <w:tcPr>
            <w:tcW w:w="1790" w:type="dxa"/>
            <w:tcBorders>
              <w:top w:val="nil"/>
              <w:left w:val="nil"/>
              <w:bottom w:val="nil"/>
              <w:right w:val="nil"/>
              <w:tl2br w:val="nil"/>
              <w:tr2bl w:val="nil"/>
            </w:tcBorders>
            <w:shd w:val="clear" w:color="auto" w:fill="FFFFFF"/>
            <w:vAlign w:val="center"/>
          </w:tcPr>
          <w:p w14:paraId="2CE9172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能查看本次聊天记录</w:t>
            </w:r>
          </w:p>
        </w:tc>
        <w:tc>
          <w:tcPr>
            <w:tcW w:w="2855" w:type="dxa"/>
            <w:tcBorders>
              <w:top w:val="nil"/>
              <w:left w:val="nil"/>
              <w:bottom w:val="nil"/>
              <w:right w:val="nil"/>
              <w:tl2br w:val="nil"/>
              <w:tr2bl w:val="nil"/>
            </w:tcBorders>
            <w:shd w:val="clear" w:color="auto" w:fill="FFFFFF"/>
            <w:vAlign w:val="center"/>
          </w:tcPr>
          <w:p w14:paraId="1F9ADB0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会话详情中正确显示用户和AI聊天内容</w:t>
            </w:r>
          </w:p>
        </w:tc>
      </w:tr>
    </w:tbl>
    <w:p w14:paraId="5E85B4EE">
      <w:pPr>
        <w:widowControl w:val="0"/>
        <w:numPr>
          <w:ilvl w:val="0"/>
          <w:numId w:val="3"/>
        </w:numPr>
        <w:spacing w:line="360" w:lineRule="auto"/>
        <w:ind w:left="0" w:leftChars="0" w:firstLine="480" w:firstLineChars="200"/>
        <w:jc w:val="both"/>
        <w:rPr>
          <w:rFonts w:hint="default"/>
          <w:lang w:val="en-US" w:eastAsia="zh-CN"/>
        </w:rPr>
      </w:pPr>
      <w:r>
        <w:rPr>
          <w:rFonts w:hint="default"/>
          <w:lang w:val="en-US" w:eastAsia="zh-CN"/>
        </w:rPr>
        <w:t>历史分析模块测试用例</w:t>
      </w:r>
    </w:p>
    <w:p w14:paraId="26BA75CF">
      <w:pPr>
        <w:pStyle w:val="7"/>
        <w:bidi w:val="0"/>
        <w:rPr>
          <w:rFonts w:hint="default"/>
          <w:lang w:val="en-US" w:eastAsia="zh-CN"/>
        </w:rPr>
      </w:pPr>
      <w:r>
        <w:rPr>
          <w:rFonts w:hint="eastAsia"/>
          <w:lang w:val="en-US" w:eastAsia="zh-CN"/>
        </w:rPr>
        <w:t xml:space="preserve">表6.4 </w:t>
      </w:r>
      <w:r>
        <w:rPr>
          <w:rFonts w:hint="default"/>
          <w:lang w:val="en-US" w:eastAsia="zh-CN"/>
        </w:rPr>
        <w:t>历史分析模块测试用例</w:t>
      </w:r>
    </w:p>
    <w:tbl>
      <w:tblPr>
        <w:tblStyle w:val="18"/>
        <w:tblW w:w="8323" w:type="dxa"/>
        <w:tblInd w:w="0" w:type="dxa"/>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310"/>
        <w:gridCol w:w="1277"/>
        <w:gridCol w:w="2091"/>
        <w:gridCol w:w="1790"/>
        <w:gridCol w:w="2855"/>
      </w:tblGrid>
      <w:tr w14:paraId="097D82B8">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single" w:color="000000" w:sz="12" w:space="0"/>
              <w:left w:val="nil"/>
              <w:bottom w:val="single" w:color="000000" w:sz="4" w:space="0"/>
              <w:right w:val="nil"/>
              <w:tl2br w:val="nil"/>
              <w:tr2bl w:val="nil"/>
            </w:tcBorders>
            <w:shd w:val="clear" w:color="auto" w:fill="FFFFFF"/>
            <w:vAlign w:val="center"/>
          </w:tcPr>
          <w:p w14:paraId="6AB9406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编号</w:t>
            </w:r>
          </w:p>
        </w:tc>
        <w:tc>
          <w:tcPr>
            <w:tcW w:w="1277" w:type="dxa"/>
            <w:tcBorders>
              <w:top w:val="single" w:color="000000" w:sz="12" w:space="0"/>
              <w:left w:val="nil"/>
              <w:bottom w:val="single" w:color="000000" w:sz="4" w:space="0"/>
              <w:right w:val="nil"/>
              <w:tl2br w:val="nil"/>
              <w:tr2bl w:val="nil"/>
            </w:tcBorders>
            <w:shd w:val="clear" w:color="auto" w:fill="FFFFFF"/>
            <w:vAlign w:val="center"/>
          </w:tcPr>
          <w:p w14:paraId="0BB29A3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测试页面或场景</w:t>
            </w:r>
          </w:p>
        </w:tc>
        <w:tc>
          <w:tcPr>
            <w:tcW w:w="2091" w:type="dxa"/>
            <w:tcBorders>
              <w:top w:val="single" w:color="000000" w:sz="12" w:space="0"/>
              <w:left w:val="nil"/>
              <w:bottom w:val="single" w:color="000000" w:sz="4" w:space="0"/>
              <w:right w:val="nil"/>
              <w:tl2br w:val="nil"/>
              <w:tr2bl w:val="nil"/>
            </w:tcBorders>
            <w:shd w:val="clear" w:color="auto" w:fill="FFFFFF"/>
            <w:vAlign w:val="center"/>
          </w:tcPr>
          <w:p w14:paraId="63C5AFB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描述</w:t>
            </w:r>
          </w:p>
        </w:tc>
        <w:tc>
          <w:tcPr>
            <w:tcW w:w="1790" w:type="dxa"/>
            <w:tcBorders>
              <w:top w:val="single" w:color="000000" w:sz="12" w:space="0"/>
              <w:left w:val="nil"/>
              <w:bottom w:val="single" w:color="000000" w:sz="4" w:space="0"/>
              <w:right w:val="nil"/>
              <w:tl2br w:val="nil"/>
              <w:tr2bl w:val="nil"/>
            </w:tcBorders>
            <w:shd w:val="clear" w:color="auto" w:fill="FFFFFF"/>
            <w:vAlign w:val="center"/>
          </w:tcPr>
          <w:p w14:paraId="7964543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预期结果</w:t>
            </w:r>
          </w:p>
        </w:tc>
        <w:tc>
          <w:tcPr>
            <w:tcW w:w="2855" w:type="dxa"/>
            <w:tcBorders>
              <w:top w:val="single" w:color="000000" w:sz="12" w:space="0"/>
              <w:left w:val="nil"/>
              <w:bottom w:val="single" w:color="000000" w:sz="4" w:space="0"/>
              <w:right w:val="nil"/>
              <w:tl2br w:val="nil"/>
              <w:tr2bl w:val="nil"/>
            </w:tcBorders>
            <w:shd w:val="clear" w:color="auto" w:fill="FFFFFF"/>
            <w:vAlign w:val="center"/>
          </w:tcPr>
          <w:p w14:paraId="209841C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测试</w:t>
            </w:r>
            <w:r>
              <w:rPr>
                <w:rFonts w:hint="eastAsia" w:ascii="Times New Roman" w:hAnsi="Times New Roman" w:eastAsia="宋体" w:cs="宋体"/>
                <w:b w:val="0"/>
                <w:color w:val="000000"/>
                <w:sz w:val="21"/>
                <w:szCs w:val="21"/>
                <w:lang w:val="en-US" w:eastAsia="zh-CN"/>
              </w:rPr>
              <w:t>结果</w:t>
            </w:r>
          </w:p>
        </w:tc>
      </w:tr>
      <w:tr w14:paraId="2F6034E0">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1011" w:hRule="atLeast"/>
        </w:trPr>
        <w:tc>
          <w:tcPr>
            <w:tcW w:w="310" w:type="dxa"/>
            <w:tcBorders>
              <w:top w:val="single" w:color="000000" w:sz="4" w:space="0"/>
              <w:left w:val="nil"/>
              <w:bottom w:val="nil"/>
              <w:right w:val="nil"/>
              <w:tl2br w:val="nil"/>
              <w:tr2bl w:val="nil"/>
            </w:tcBorders>
            <w:shd w:val="clear" w:color="auto" w:fill="FFFFFF"/>
            <w:vAlign w:val="center"/>
          </w:tcPr>
          <w:p w14:paraId="3623C5D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1</w:t>
            </w:r>
          </w:p>
        </w:tc>
        <w:tc>
          <w:tcPr>
            <w:tcW w:w="1277" w:type="dxa"/>
            <w:tcBorders>
              <w:top w:val="single" w:color="000000" w:sz="4" w:space="0"/>
              <w:left w:val="nil"/>
              <w:bottom w:val="nil"/>
              <w:right w:val="nil"/>
              <w:tl2br w:val="nil"/>
              <w:tr2bl w:val="nil"/>
            </w:tcBorders>
            <w:shd w:val="clear" w:color="auto" w:fill="FFFFFF"/>
            <w:vAlign w:val="center"/>
          </w:tcPr>
          <w:p w14:paraId="3DD82C1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选择会话查看详情</w:t>
            </w:r>
          </w:p>
        </w:tc>
        <w:tc>
          <w:tcPr>
            <w:tcW w:w="2091" w:type="dxa"/>
            <w:tcBorders>
              <w:top w:val="single" w:color="000000" w:sz="4" w:space="0"/>
              <w:left w:val="nil"/>
              <w:bottom w:val="nil"/>
              <w:right w:val="nil"/>
              <w:tl2br w:val="nil"/>
              <w:tr2bl w:val="nil"/>
            </w:tcBorders>
            <w:shd w:val="clear" w:color="auto" w:fill="FFFFFF"/>
            <w:vAlign w:val="center"/>
          </w:tcPr>
          <w:p w14:paraId="763A705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点击某次会话记录</w:t>
            </w:r>
          </w:p>
        </w:tc>
        <w:tc>
          <w:tcPr>
            <w:tcW w:w="1790" w:type="dxa"/>
            <w:tcBorders>
              <w:top w:val="single" w:color="000000" w:sz="4" w:space="0"/>
              <w:left w:val="nil"/>
              <w:bottom w:val="nil"/>
              <w:right w:val="nil"/>
              <w:tl2br w:val="nil"/>
              <w:tr2bl w:val="nil"/>
            </w:tcBorders>
            <w:shd w:val="clear" w:color="auto" w:fill="FFFFFF"/>
            <w:vAlign w:val="center"/>
          </w:tcPr>
          <w:p w14:paraId="343852C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展示该会话的情绪分布、折线图和聊天记录</w:t>
            </w:r>
          </w:p>
        </w:tc>
        <w:tc>
          <w:tcPr>
            <w:tcW w:w="2855" w:type="dxa"/>
            <w:tcBorders>
              <w:top w:val="single" w:color="000000" w:sz="4" w:space="0"/>
              <w:left w:val="nil"/>
              <w:bottom w:val="nil"/>
              <w:right w:val="nil"/>
              <w:tl2br w:val="nil"/>
              <w:tr2bl w:val="nil"/>
            </w:tcBorders>
            <w:shd w:val="clear" w:color="auto" w:fill="FFFFFF"/>
            <w:vAlign w:val="center"/>
          </w:tcPr>
          <w:p w14:paraId="7DBF88D3">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default" w:ascii="Times New Roman" w:hAnsi="Times New Roman" w:eastAsia="宋体" w:cs="宋体"/>
                <w:b w:val="0"/>
                <w:color w:val="000000"/>
                <w:sz w:val="21"/>
                <w:szCs w:val="21"/>
                <w:lang w:val="en-US"/>
              </w:rPr>
              <w:t>页面正确显示对应分析结果</w:t>
            </w:r>
          </w:p>
        </w:tc>
      </w:tr>
      <w:tr w14:paraId="1A774E08">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7520B363">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2</w:t>
            </w:r>
          </w:p>
        </w:tc>
        <w:tc>
          <w:tcPr>
            <w:tcW w:w="1277" w:type="dxa"/>
            <w:tcBorders>
              <w:top w:val="nil"/>
              <w:left w:val="nil"/>
              <w:bottom w:val="nil"/>
              <w:right w:val="nil"/>
              <w:tl2br w:val="nil"/>
              <w:tr2bl w:val="nil"/>
            </w:tcBorders>
            <w:shd w:val="clear" w:color="auto" w:fill="FFFFFF"/>
            <w:vAlign w:val="center"/>
          </w:tcPr>
          <w:p w14:paraId="22FFA44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会话无聊天记录</w:t>
            </w:r>
          </w:p>
        </w:tc>
        <w:tc>
          <w:tcPr>
            <w:tcW w:w="2091" w:type="dxa"/>
            <w:tcBorders>
              <w:top w:val="nil"/>
              <w:left w:val="nil"/>
              <w:bottom w:val="nil"/>
              <w:right w:val="nil"/>
              <w:tl2br w:val="nil"/>
              <w:tr2bl w:val="nil"/>
            </w:tcBorders>
            <w:shd w:val="clear" w:color="auto" w:fill="FFFFFF"/>
            <w:vAlign w:val="center"/>
          </w:tcPr>
          <w:p w14:paraId="6056CA8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查看无聊天记录的会话</w:t>
            </w:r>
          </w:p>
        </w:tc>
        <w:tc>
          <w:tcPr>
            <w:tcW w:w="1790" w:type="dxa"/>
            <w:tcBorders>
              <w:top w:val="nil"/>
              <w:left w:val="nil"/>
              <w:bottom w:val="nil"/>
              <w:right w:val="nil"/>
              <w:tl2br w:val="nil"/>
              <w:tr2bl w:val="nil"/>
            </w:tcBorders>
            <w:shd w:val="clear" w:color="auto" w:fill="FFFFFF"/>
            <w:vAlign w:val="center"/>
          </w:tcPr>
          <w:p w14:paraId="5BD91D3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提示暂无聊天记录</w:t>
            </w:r>
          </w:p>
        </w:tc>
        <w:tc>
          <w:tcPr>
            <w:tcW w:w="2855" w:type="dxa"/>
            <w:tcBorders>
              <w:top w:val="nil"/>
              <w:left w:val="nil"/>
              <w:bottom w:val="nil"/>
              <w:right w:val="nil"/>
              <w:tl2br w:val="nil"/>
              <w:tr2bl w:val="nil"/>
            </w:tcBorders>
            <w:shd w:val="clear" w:color="auto" w:fill="FFFFFF"/>
            <w:vAlign w:val="center"/>
          </w:tcPr>
          <w:p w14:paraId="596D841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页面显示“该会话暂无聊天记录”</w:t>
            </w:r>
          </w:p>
        </w:tc>
      </w:tr>
      <w:tr w14:paraId="5FC6B58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7577E47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3</w:t>
            </w:r>
          </w:p>
        </w:tc>
        <w:tc>
          <w:tcPr>
            <w:tcW w:w="1277" w:type="dxa"/>
            <w:tcBorders>
              <w:top w:val="nil"/>
              <w:left w:val="nil"/>
              <w:bottom w:val="nil"/>
              <w:right w:val="nil"/>
              <w:tl2br w:val="nil"/>
              <w:tr2bl w:val="nil"/>
            </w:tcBorders>
            <w:shd w:val="clear" w:color="auto" w:fill="FFFFFF"/>
            <w:vAlign w:val="center"/>
          </w:tcPr>
          <w:p w14:paraId="49B7DD7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会话删除</w:t>
            </w:r>
          </w:p>
        </w:tc>
        <w:tc>
          <w:tcPr>
            <w:tcW w:w="2091" w:type="dxa"/>
            <w:tcBorders>
              <w:top w:val="nil"/>
              <w:left w:val="nil"/>
              <w:bottom w:val="nil"/>
              <w:right w:val="nil"/>
              <w:tl2br w:val="nil"/>
              <w:tr2bl w:val="nil"/>
            </w:tcBorders>
            <w:shd w:val="clear" w:color="auto" w:fill="FFFFFF"/>
            <w:vAlign w:val="center"/>
          </w:tcPr>
          <w:p w14:paraId="16C773B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点击删除按钮并确认删除某次会话</w:t>
            </w:r>
          </w:p>
        </w:tc>
        <w:tc>
          <w:tcPr>
            <w:tcW w:w="1790" w:type="dxa"/>
            <w:tcBorders>
              <w:top w:val="nil"/>
              <w:left w:val="nil"/>
              <w:bottom w:val="nil"/>
              <w:right w:val="nil"/>
              <w:tl2br w:val="nil"/>
              <w:tr2bl w:val="nil"/>
            </w:tcBorders>
            <w:shd w:val="clear" w:color="auto" w:fill="FFFFFF"/>
            <w:vAlign w:val="center"/>
          </w:tcPr>
          <w:p w14:paraId="37D0DBB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成功删除该会话记录</w:t>
            </w:r>
          </w:p>
        </w:tc>
        <w:tc>
          <w:tcPr>
            <w:tcW w:w="2855" w:type="dxa"/>
            <w:tcBorders>
              <w:top w:val="nil"/>
              <w:left w:val="nil"/>
              <w:bottom w:val="nil"/>
              <w:right w:val="nil"/>
              <w:tl2br w:val="nil"/>
              <w:tr2bl w:val="nil"/>
            </w:tcBorders>
            <w:shd w:val="clear" w:color="auto" w:fill="FFFFFF"/>
            <w:vAlign w:val="center"/>
          </w:tcPr>
          <w:p w14:paraId="798A744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会话从列表中移除</w:t>
            </w:r>
          </w:p>
        </w:tc>
      </w:tr>
      <w:tr w14:paraId="0EEC72A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1836A06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4</w:t>
            </w:r>
          </w:p>
        </w:tc>
        <w:tc>
          <w:tcPr>
            <w:tcW w:w="1277" w:type="dxa"/>
            <w:tcBorders>
              <w:top w:val="nil"/>
              <w:left w:val="nil"/>
              <w:bottom w:val="nil"/>
              <w:right w:val="nil"/>
              <w:tl2br w:val="nil"/>
              <w:tr2bl w:val="nil"/>
            </w:tcBorders>
            <w:shd w:val="clear" w:color="auto" w:fill="FFFFFF"/>
            <w:vAlign w:val="center"/>
          </w:tcPr>
          <w:p w14:paraId="391C559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关联手记显示</w:t>
            </w:r>
          </w:p>
        </w:tc>
        <w:tc>
          <w:tcPr>
            <w:tcW w:w="2091" w:type="dxa"/>
            <w:tcBorders>
              <w:top w:val="nil"/>
              <w:left w:val="nil"/>
              <w:bottom w:val="nil"/>
              <w:right w:val="nil"/>
              <w:tl2br w:val="nil"/>
              <w:tr2bl w:val="nil"/>
            </w:tcBorders>
            <w:shd w:val="clear" w:color="auto" w:fill="FFFFFF"/>
            <w:vAlign w:val="center"/>
          </w:tcPr>
          <w:p w14:paraId="5FA42E0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某会话已绑定手记时查看详情</w:t>
            </w:r>
          </w:p>
        </w:tc>
        <w:tc>
          <w:tcPr>
            <w:tcW w:w="1790" w:type="dxa"/>
            <w:tcBorders>
              <w:top w:val="nil"/>
              <w:left w:val="nil"/>
              <w:bottom w:val="nil"/>
              <w:right w:val="nil"/>
              <w:tl2br w:val="nil"/>
              <w:tr2bl w:val="nil"/>
            </w:tcBorders>
            <w:shd w:val="clear" w:color="auto" w:fill="FFFFFF"/>
            <w:vAlign w:val="center"/>
          </w:tcPr>
          <w:p w14:paraId="4223C125">
            <w:pPr>
              <w:bidi w:val="0"/>
              <w:ind w:left="0" w:leftChars="0" w:firstLine="0" w:firstLineChars="0"/>
              <w:rPr>
                <w:rFonts w:hint="default" w:ascii="Times New Roman" w:hAnsi="Times New Roman" w:eastAsia="宋体" w:cs="宋体"/>
                <w:b w:val="0"/>
                <w:color w:val="000000"/>
                <w:szCs w:val="21"/>
                <w:lang w:val="en-US"/>
              </w:rPr>
            </w:pPr>
            <w:r>
              <w:rPr>
                <w:rFonts w:hint="eastAsia"/>
                <w:sz w:val="21"/>
                <w:szCs w:val="21"/>
              </w:rPr>
              <w:t>显示该会话关联手记摘要</w:t>
            </w:r>
          </w:p>
        </w:tc>
        <w:tc>
          <w:tcPr>
            <w:tcW w:w="2855" w:type="dxa"/>
            <w:tcBorders>
              <w:top w:val="nil"/>
              <w:left w:val="nil"/>
              <w:bottom w:val="nil"/>
              <w:right w:val="nil"/>
              <w:tl2br w:val="nil"/>
              <w:tr2bl w:val="nil"/>
            </w:tcBorders>
            <w:shd w:val="clear" w:color="auto" w:fill="FFFFFF"/>
            <w:vAlign w:val="center"/>
          </w:tcPr>
          <w:p w14:paraId="5F3DE84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页面正确显示关联手记内容</w:t>
            </w:r>
          </w:p>
        </w:tc>
      </w:tr>
    </w:tbl>
    <w:p w14:paraId="3286EBDE">
      <w:pPr>
        <w:widowControl w:val="0"/>
        <w:numPr>
          <w:ilvl w:val="0"/>
          <w:numId w:val="3"/>
        </w:numPr>
        <w:spacing w:line="360" w:lineRule="auto"/>
        <w:ind w:left="0" w:leftChars="0" w:firstLine="480" w:firstLineChars="200"/>
        <w:jc w:val="both"/>
        <w:rPr>
          <w:rFonts w:hint="default"/>
          <w:lang w:val="en-US" w:eastAsia="zh-CN"/>
        </w:rPr>
      </w:pPr>
      <w:r>
        <w:rPr>
          <w:rFonts w:hint="default"/>
          <w:lang w:val="en-US" w:eastAsia="zh-CN"/>
        </w:rPr>
        <w:t>今日情绪报告模块测试用例</w:t>
      </w:r>
    </w:p>
    <w:p w14:paraId="03FC9B63">
      <w:pPr>
        <w:widowControl w:val="0"/>
        <w:numPr>
          <w:ilvl w:val="0"/>
          <w:numId w:val="0"/>
        </w:numPr>
        <w:spacing w:line="360" w:lineRule="auto"/>
        <w:ind w:leftChars="200"/>
        <w:jc w:val="both"/>
        <w:rPr>
          <w:rFonts w:hint="default"/>
          <w:lang w:val="en-US" w:eastAsia="zh-CN"/>
        </w:rPr>
      </w:pPr>
    </w:p>
    <w:p w14:paraId="38916B51">
      <w:pPr>
        <w:pStyle w:val="7"/>
        <w:bidi w:val="0"/>
        <w:rPr>
          <w:rFonts w:hint="eastAsia"/>
          <w:lang w:val="en-US" w:eastAsia="zh-CN"/>
        </w:rPr>
      </w:pPr>
    </w:p>
    <w:p w14:paraId="186B390C">
      <w:pPr>
        <w:pStyle w:val="7"/>
        <w:bidi w:val="0"/>
        <w:rPr>
          <w:rFonts w:hint="default"/>
          <w:lang w:val="en-US" w:eastAsia="zh-CN"/>
        </w:rPr>
      </w:pPr>
      <w:r>
        <w:rPr>
          <w:rFonts w:hint="eastAsia"/>
          <w:lang w:val="en-US" w:eastAsia="zh-CN"/>
        </w:rPr>
        <w:t>表6.5 今日情绪报告模块测试用例</w:t>
      </w:r>
    </w:p>
    <w:tbl>
      <w:tblPr>
        <w:tblStyle w:val="18"/>
        <w:tblW w:w="8323" w:type="dxa"/>
        <w:tblInd w:w="0" w:type="dxa"/>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310"/>
        <w:gridCol w:w="1277"/>
        <w:gridCol w:w="2091"/>
        <w:gridCol w:w="1790"/>
        <w:gridCol w:w="2855"/>
      </w:tblGrid>
      <w:tr w14:paraId="122DAD7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single" w:color="000000" w:sz="12" w:space="0"/>
              <w:left w:val="nil"/>
              <w:bottom w:val="single" w:color="000000" w:sz="4" w:space="0"/>
              <w:right w:val="nil"/>
              <w:tl2br w:val="nil"/>
              <w:tr2bl w:val="nil"/>
            </w:tcBorders>
            <w:shd w:val="clear" w:color="auto" w:fill="FFFFFF"/>
            <w:vAlign w:val="center"/>
          </w:tcPr>
          <w:p w14:paraId="3FC6F92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编号</w:t>
            </w:r>
          </w:p>
        </w:tc>
        <w:tc>
          <w:tcPr>
            <w:tcW w:w="1277" w:type="dxa"/>
            <w:tcBorders>
              <w:top w:val="single" w:color="000000" w:sz="12" w:space="0"/>
              <w:left w:val="nil"/>
              <w:bottom w:val="single" w:color="000000" w:sz="4" w:space="0"/>
              <w:right w:val="nil"/>
              <w:tl2br w:val="nil"/>
              <w:tr2bl w:val="nil"/>
            </w:tcBorders>
            <w:shd w:val="clear" w:color="auto" w:fill="FFFFFF"/>
            <w:vAlign w:val="center"/>
          </w:tcPr>
          <w:p w14:paraId="78FAF24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测试页面或场景</w:t>
            </w:r>
          </w:p>
        </w:tc>
        <w:tc>
          <w:tcPr>
            <w:tcW w:w="2091" w:type="dxa"/>
            <w:tcBorders>
              <w:top w:val="single" w:color="000000" w:sz="12" w:space="0"/>
              <w:left w:val="nil"/>
              <w:bottom w:val="single" w:color="000000" w:sz="4" w:space="0"/>
              <w:right w:val="nil"/>
              <w:tl2br w:val="nil"/>
              <w:tr2bl w:val="nil"/>
            </w:tcBorders>
            <w:shd w:val="clear" w:color="auto" w:fill="FFFFFF"/>
            <w:vAlign w:val="center"/>
          </w:tcPr>
          <w:p w14:paraId="32C170E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描述</w:t>
            </w:r>
          </w:p>
        </w:tc>
        <w:tc>
          <w:tcPr>
            <w:tcW w:w="1790" w:type="dxa"/>
            <w:tcBorders>
              <w:top w:val="single" w:color="000000" w:sz="12" w:space="0"/>
              <w:left w:val="nil"/>
              <w:bottom w:val="single" w:color="000000" w:sz="4" w:space="0"/>
              <w:right w:val="nil"/>
              <w:tl2br w:val="nil"/>
              <w:tr2bl w:val="nil"/>
            </w:tcBorders>
            <w:shd w:val="clear" w:color="auto" w:fill="FFFFFF"/>
            <w:vAlign w:val="center"/>
          </w:tcPr>
          <w:p w14:paraId="0405800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预期结果</w:t>
            </w:r>
          </w:p>
        </w:tc>
        <w:tc>
          <w:tcPr>
            <w:tcW w:w="2855" w:type="dxa"/>
            <w:tcBorders>
              <w:top w:val="single" w:color="000000" w:sz="12" w:space="0"/>
              <w:left w:val="nil"/>
              <w:bottom w:val="single" w:color="000000" w:sz="4" w:space="0"/>
              <w:right w:val="nil"/>
              <w:tl2br w:val="nil"/>
              <w:tr2bl w:val="nil"/>
            </w:tcBorders>
            <w:shd w:val="clear" w:color="auto" w:fill="FFFFFF"/>
            <w:vAlign w:val="center"/>
          </w:tcPr>
          <w:p w14:paraId="04D8CC7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测试</w:t>
            </w:r>
            <w:r>
              <w:rPr>
                <w:rFonts w:hint="eastAsia" w:ascii="Times New Roman" w:hAnsi="Times New Roman" w:eastAsia="宋体" w:cs="宋体"/>
                <w:b w:val="0"/>
                <w:color w:val="000000"/>
                <w:sz w:val="21"/>
                <w:szCs w:val="21"/>
                <w:lang w:val="en-US" w:eastAsia="zh-CN"/>
              </w:rPr>
              <w:t>结果</w:t>
            </w:r>
          </w:p>
        </w:tc>
      </w:tr>
      <w:tr w14:paraId="58061FC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1011" w:hRule="atLeast"/>
        </w:trPr>
        <w:tc>
          <w:tcPr>
            <w:tcW w:w="310" w:type="dxa"/>
            <w:tcBorders>
              <w:top w:val="single" w:color="000000" w:sz="4" w:space="0"/>
              <w:left w:val="nil"/>
              <w:bottom w:val="nil"/>
              <w:right w:val="nil"/>
              <w:tl2br w:val="nil"/>
              <w:tr2bl w:val="nil"/>
            </w:tcBorders>
            <w:shd w:val="clear" w:color="auto" w:fill="FFFFFF"/>
            <w:vAlign w:val="center"/>
          </w:tcPr>
          <w:p w14:paraId="7294FF8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1</w:t>
            </w:r>
          </w:p>
        </w:tc>
        <w:tc>
          <w:tcPr>
            <w:tcW w:w="1277" w:type="dxa"/>
            <w:tcBorders>
              <w:top w:val="single" w:color="000000" w:sz="4" w:space="0"/>
              <w:left w:val="nil"/>
              <w:bottom w:val="nil"/>
              <w:right w:val="nil"/>
              <w:tl2br w:val="nil"/>
              <w:tr2bl w:val="nil"/>
            </w:tcBorders>
            <w:shd w:val="clear" w:color="auto" w:fill="FFFFFF"/>
            <w:vAlign w:val="center"/>
          </w:tcPr>
          <w:p w14:paraId="3D33007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无当日数据</w:t>
            </w:r>
          </w:p>
        </w:tc>
        <w:tc>
          <w:tcPr>
            <w:tcW w:w="2091" w:type="dxa"/>
            <w:tcBorders>
              <w:top w:val="single" w:color="000000" w:sz="4" w:space="0"/>
              <w:left w:val="nil"/>
              <w:bottom w:val="nil"/>
              <w:right w:val="nil"/>
              <w:tl2br w:val="nil"/>
              <w:tr2bl w:val="nil"/>
            </w:tcBorders>
            <w:shd w:val="clear" w:color="auto" w:fill="FFFFFF"/>
            <w:vAlign w:val="center"/>
          </w:tcPr>
          <w:p w14:paraId="329930D9">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当天未产生任何会话或手记</w:t>
            </w:r>
          </w:p>
        </w:tc>
        <w:tc>
          <w:tcPr>
            <w:tcW w:w="1790" w:type="dxa"/>
            <w:tcBorders>
              <w:top w:val="single" w:color="000000" w:sz="4" w:space="0"/>
              <w:left w:val="nil"/>
              <w:bottom w:val="nil"/>
              <w:right w:val="nil"/>
              <w:tl2br w:val="nil"/>
              <w:tr2bl w:val="nil"/>
            </w:tcBorders>
            <w:shd w:val="clear" w:color="auto" w:fill="FFFFFF"/>
            <w:vAlign w:val="center"/>
          </w:tcPr>
          <w:p w14:paraId="3E459C0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显示默认统计结果</w:t>
            </w:r>
          </w:p>
        </w:tc>
        <w:tc>
          <w:tcPr>
            <w:tcW w:w="2855" w:type="dxa"/>
            <w:tcBorders>
              <w:top w:val="single" w:color="000000" w:sz="4" w:space="0"/>
              <w:left w:val="nil"/>
              <w:bottom w:val="nil"/>
              <w:right w:val="nil"/>
              <w:tl2br w:val="nil"/>
              <w:tr2bl w:val="nil"/>
            </w:tcBorders>
            <w:shd w:val="clear" w:color="auto" w:fill="FFFFFF"/>
            <w:vAlign w:val="center"/>
          </w:tcPr>
          <w:p w14:paraId="56FDDF4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 xml:space="preserve">  </w:t>
            </w:r>
            <w:r>
              <w:rPr>
                <w:rFonts w:hint="default" w:ascii="Times New Roman" w:hAnsi="Times New Roman" w:eastAsia="宋体" w:cs="宋体"/>
                <w:b w:val="0"/>
                <w:color w:val="000000"/>
                <w:sz w:val="21"/>
                <w:szCs w:val="21"/>
                <w:lang w:val="en-US"/>
              </w:rPr>
              <w:t>页面显示0条会话、0条消息、0篇手记</w:t>
            </w:r>
          </w:p>
        </w:tc>
      </w:tr>
      <w:tr w14:paraId="42EB10A1">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0E956FBF">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2</w:t>
            </w:r>
          </w:p>
        </w:tc>
        <w:tc>
          <w:tcPr>
            <w:tcW w:w="1277" w:type="dxa"/>
            <w:tcBorders>
              <w:top w:val="nil"/>
              <w:left w:val="nil"/>
              <w:bottom w:val="nil"/>
              <w:right w:val="nil"/>
              <w:tl2br w:val="nil"/>
              <w:tr2bl w:val="nil"/>
            </w:tcBorders>
            <w:shd w:val="clear" w:color="auto" w:fill="FFFFFF"/>
            <w:vAlign w:val="center"/>
          </w:tcPr>
          <w:p w14:paraId="61C8C19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今日会话摘要展示</w:t>
            </w:r>
          </w:p>
        </w:tc>
        <w:tc>
          <w:tcPr>
            <w:tcW w:w="2091" w:type="dxa"/>
            <w:tcBorders>
              <w:top w:val="nil"/>
              <w:left w:val="nil"/>
              <w:bottom w:val="nil"/>
              <w:right w:val="nil"/>
              <w:tl2br w:val="nil"/>
              <w:tr2bl w:val="nil"/>
            </w:tcBorders>
            <w:shd w:val="clear" w:color="auto" w:fill="FFFFFF"/>
            <w:vAlign w:val="center"/>
          </w:tcPr>
          <w:p w14:paraId="01A52B3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当天存在会话数据</w:t>
            </w:r>
          </w:p>
        </w:tc>
        <w:tc>
          <w:tcPr>
            <w:tcW w:w="1790" w:type="dxa"/>
            <w:tcBorders>
              <w:top w:val="nil"/>
              <w:left w:val="nil"/>
              <w:bottom w:val="nil"/>
              <w:right w:val="nil"/>
              <w:tl2br w:val="nil"/>
              <w:tr2bl w:val="nil"/>
            </w:tcBorders>
            <w:shd w:val="clear" w:color="auto" w:fill="FFFFFF"/>
            <w:vAlign w:val="center"/>
          </w:tcPr>
          <w:p w14:paraId="236BEEA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正确显示当天会话列表</w:t>
            </w:r>
          </w:p>
        </w:tc>
        <w:tc>
          <w:tcPr>
            <w:tcW w:w="2855" w:type="dxa"/>
            <w:tcBorders>
              <w:top w:val="nil"/>
              <w:left w:val="nil"/>
              <w:bottom w:val="nil"/>
              <w:right w:val="nil"/>
              <w:tl2br w:val="nil"/>
              <w:tr2bl w:val="nil"/>
            </w:tcBorders>
            <w:shd w:val="clear" w:color="auto" w:fill="FFFFFF"/>
            <w:vAlign w:val="center"/>
          </w:tcPr>
          <w:p w14:paraId="1C4FDA36">
            <w:pPr>
              <w:spacing w:before="30" w:beforeLines="0" w:after="90" w:afterLines="0" w:line="240" w:lineRule="auto"/>
              <w:ind w:left="0" w:leftChars="0" w:firstLine="420" w:firstLineChars="200"/>
              <w:jc w:val="both"/>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页面成功展示会话摘要</w:t>
            </w:r>
          </w:p>
        </w:tc>
      </w:tr>
      <w:tr w14:paraId="62D93392">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712" w:hRule="atLeast"/>
        </w:trPr>
        <w:tc>
          <w:tcPr>
            <w:tcW w:w="310" w:type="dxa"/>
            <w:tcBorders>
              <w:top w:val="nil"/>
              <w:left w:val="nil"/>
              <w:bottom w:val="nil"/>
              <w:right w:val="nil"/>
              <w:tl2br w:val="nil"/>
              <w:tr2bl w:val="nil"/>
            </w:tcBorders>
            <w:shd w:val="clear" w:color="auto" w:fill="FFFFFF"/>
            <w:vAlign w:val="center"/>
          </w:tcPr>
          <w:p w14:paraId="4A353B0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3</w:t>
            </w:r>
          </w:p>
        </w:tc>
        <w:tc>
          <w:tcPr>
            <w:tcW w:w="1277" w:type="dxa"/>
            <w:tcBorders>
              <w:top w:val="nil"/>
              <w:left w:val="nil"/>
              <w:bottom w:val="nil"/>
              <w:right w:val="nil"/>
              <w:tl2br w:val="nil"/>
              <w:tr2bl w:val="nil"/>
            </w:tcBorders>
            <w:shd w:val="clear" w:color="auto" w:fill="FFFFFF"/>
            <w:vAlign w:val="center"/>
          </w:tcPr>
          <w:p w14:paraId="7346ED4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sz w:val="21"/>
                <w:szCs w:val="21"/>
              </w:rPr>
              <w:t>今日手记摘要展示</w:t>
            </w:r>
          </w:p>
        </w:tc>
        <w:tc>
          <w:tcPr>
            <w:tcW w:w="2091" w:type="dxa"/>
            <w:tcBorders>
              <w:top w:val="nil"/>
              <w:left w:val="nil"/>
              <w:bottom w:val="nil"/>
              <w:right w:val="nil"/>
              <w:tl2br w:val="nil"/>
              <w:tr2bl w:val="nil"/>
            </w:tcBorders>
            <w:shd w:val="clear" w:color="auto" w:fill="FFFFFF"/>
            <w:vAlign w:val="center"/>
          </w:tcPr>
          <w:p w14:paraId="0AC7707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当天存在手记数据</w:t>
            </w:r>
          </w:p>
        </w:tc>
        <w:tc>
          <w:tcPr>
            <w:tcW w:w="1790" w:type="dxa"/>
            <w:tcBorders>
              <w:top w:val="nil"/>
              <w:left w:val="nil"/>
              <w:bottom w:val="nil"/>
              <w:right w:val="nil"/>
              <w:tl2br w:val="nil"/>
              <w:tr2bl w:val="nil"/>
            </w:tcBorders>
            <w:shd w:val="clear" w:color="auto" w:fill="FFFFFF"/>
            <w:vAlign w:val="center"/>
          </w:tcPr>
          <w:p w14:paraId="0E08E167">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正确显示当天手记摘要</w:t>
            </w:r>
          </w:p>
        </w:tc>
        <w:tc>
          <w:tcPr>
            <w:tcW w:w="2855" w:type="dxa"/>
            <w:tcBorders>
              <w:top w:val="nil"/>
              <w:left w:val="nil"/>
              <w:bottom w:val="nil"/>
              <w:right w:val="nil"/>
              <w:tl2br w:val="nil"/>
              <w:tr2bl w:val="nil"/>
            </w:tcBorders>
            <w:shd w:val="clear" w:color="auto" w:fill="FFFFFF"/>
            <w:vAlign w:val="center"/>
          </w:tcPr>
          <w:p w14:paraId="5A7D1EC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页面成功展示手记摘要</w:t>
            </w:r>
          </w:p>
        </w:tc>
      </w:tr>
      <w:tr w14:paraId="188E2B4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6E04088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4</w:t>
            </w:r>
          </w:p>
        </w:tc>
        <w:tc>
          <w:tcPr>
            <w:tcW w:w="1277" w:type="dxa"/>
            <w:tcBorders>
              <w:top w:val="nil"/>
              <w:left w:val="nil"/>
              <w:bottom w:val="nil"/>
              <w:right w:val="nil"/>
              <w:tl2br w:val="nil"/>
              <w:tr2bl w:val="nil"/>
            </w:tcBorders>
            <w:shd w:val="clear" w:color="auto" w:fill="FFFFFF"/>
            <w:vAlign w:val="center"/>
          </w:tcPr>
          <w:p w14:paraId="656487D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跳转会话详情</w:t>
            </w:r>
          </w:p>
        </w:tc>
        <w:tc>
          <w:tcPr>
            <w:tcW w:w="2091" w:type="dxa"/>
            <w:tcBorders>
              <w:top w:val="nil"/>
              <w:left w:val="nil"/>
              <w:bottom w:val="nil"/>
              <w:right w:val="nil"/>
              <w:tl2br w:val="nil"/>
              <w:tr2bl w:val="nil"/>
            </w:tcBorders>
            <w:shd w:val="clear" w:color="auto" w:fill="FFFFFF"/>
            <w:vAlign w:val="center"/>
          </w:tcPr>
          <w:p w14:paraId="1C290EB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点击会话摘要项</w:t>
            </w:r>
          </w:p>
        </w:tc>
        <w:tc>
          <w:tcPr>
            <w:tcW w:w="1790" w:type="dxa"/>
            <w:tcBorders>
              <w:top w:val="nil"/>
              <w:left w:val="nil"/>
              <w:bottom w:val="nil"/>
              <w:right w:val="nil"/>
              <w:tl2br w:val="nil"/>
              <w:tr2bl w:val="nil"/>
            </w:tcBorders>
            <w:shd w:val="clear" w:color="auto" w:fill="FFFFFF"/>
            <w:vAlign w:val="center"/>
          </w:tcPr>
          <w:p w14:paraId="54391DCB">
            <w:pPr>
              <w:bidi w:val="0"/>
              <w:ind w:left="0" w:leftChars="0" w:firstLine="0" w:firstLineChars="0"/>
              <w:rPr>
                <w:rFonts w:hint="default" w:ascii="Times New Roman" w:hAnsi="Times New Roman" w:eastAsia="宋体" w:cs="宋体"/>
                <w:b w:val="0"/>
                <w:color w:val="000000"/>
                <w:szCs w:val="21"/>
                <w:lang w:val="en-US"/>
              </w:rPr>
            </w:pPr>
            <w:r>
              <w:rPr>
                <w:rFonts w:hint="eastAsia"/>
                <w:sz w:val="21"/>
                <w:szCs w:val="21"/>
              </w:rPr>
              <w:t>进入会话详情页</w:t>
            </w:r>
          </w:p>
        </w:tc>
        <w:tc>
          <w:tcPr>
            <w:tcW w:w="2855" w:type="dxa"/>
            <w:tcBorders>
              <w:top w:val="nil"/>
              <w:left w:val="nil"/>
              <w:bottom w:val="nil"/>
              <w:right w:val="nil"/>
              <w:tl2br w:val="nil"/>
              <w:tr2bl w:val="nil"/>
            </w:tcBorders>
            <w:shd w:val="clear" w:color="auto" w:fill="FFFFFF"/>
            <w:vAlign w:val="center"/>
          </w:tcPr>
          <w:p w14:paraId="4A206866">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成功跳转并显示对应会话信息</w:t>
            </w:r>
          </w:p>
        </w:tc>
      </w:tr>
      <w:tr w14:paraId="77603540">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675B128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5</w:t>
            </w:r>
          </w:p>
        </w:tc>
        <w:tc>
          <w:tcPr>
            <w:tcW w:w="1277" w:type="dxa"/>
            <w:tcBorders>
              <w:top w:val="nil"/>
              <w:left w:val="nil"/>
              <w:bottom w:val="nil"/>
              <w:right w:val="nil"/>
              <w:tl2br w:val="nil"/>
              <w:tr2bl w:val="nil"/>
            </w:tcBorders>
            <w:shd w:val="clear" w:color="auto" w:fill="FFFFFF"/>
            <w:vAlign w:val="center"/>
          </w:tcPr>
          <w:p w14:paraId="6E22CCB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跳转手记详情</w:t>
            </w:r>
          </w:p>
        </w:tc>
        <w:tc>
          <w:tcPr>
            <w:tcW w:w="2091" w:type="dxa"/>
            <w:tcBorders>
              <w:top w:val="nil"/>
              <w:left w:val="nil"/>
              <w:bottom w:val="nil"/>
              <w:right w:val="nil"/>
              <w:tl2br w:val="nil"/>
              <w:tr2bl w:val="nil"/>
            </w:tcBorders>
            <w:shd w:val="clear" w:color="auto" w:fill="FFFFFF"/>
            <w:vAlign w:val="center"/>
          </w:tcPr>
          <w:p w14:paraId="007AFFD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点击手记摘要项</w:t>
            </w:r>
          </w:p>
        </w:tc>
        <w:tc>
          <w:tcPr>
            <w:tcW w:w="1790" w:type="dxa"/>
            <w:tcBorders>
              <w:top w:val="nil"/>
              <w:left w:val="nil"/>
              <w:bottom w:val="nil"/>
              <w:right w:val="nil"/>
              <w:tl2br w:val="nil"/>
              <w:tr2bl w:val="nil"/>
            </w:tcBorders>
            <w:shd w:val="clear" w:color="auto" w:fill="FFFFFF"/>
            <w:vAlign w:val="center"/>
          </w:tcPr>
          <w:p w14:paraId="6AA86F6B">
            <w:pPr>
              <w:bidi w:val="0"/>
              <w:ind w:left="0" w:leftChars="0" w:firstLine="0" w:firstLineChars="0"/>
              <w:rPr>
                <w:rFonts w:hint="eastAsia"/>
                <w:sz w:val="21"/>
                <w:szCs w:val="21"/>
              </w:rPr>
            </w:pPr>
            <w:r>
              <w:rPr>
                <w:rFonts w:hint="eastAsia"/>
                <w:sz w:val="21"/>
                <w:szCs w:val="21"/>
              </w:rPr>
              <w:t>进入手记详情页</w:t>
            </w:r>
          </w:p>
        </w:tc>
        <w:tc>
          <w:tcPr>
            <w:tcW w:w="2855" w:type="dxa"/>
            <w:tcBorders>
              <w:top w:val="nil"/>
              <w:left w:val="nil"/>
              <w:bottom w:val="nil"/>
              <w:right w:val="nil"/>
              <w:tl2br w:val="nil"/>
              <w:tr2bl w:val="nil"/>
            </w:tcBorders>
            <w:shd w:val="clear" w:color="auto" w:fill="FFFFFF"/>
            <w:vAlign w:val="center"/>
          </w:tcPr>
          <w:p w14:paraId="371A072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成功跳转并显示对应手记内容</w:t>
            </w:r>
          </w:p>
        </w:tc>
      </w:tr>
    </w:tbl>
    <w:p w14:paraId="5436A45A">
      <w:pPr>
        <w:widowControl w:val="0"/>
        <w:numPr>
          <w:ilvl w:val="0"/>
          <w:numId w:val="3"/>
        </w:numPr>
        <w:spacing w:line="360" w:lineRule="auto"/>
        <w:ind w:left="0" w:leftChars="0" w:firstLine="480" w:firstLineChars="200"/>
        <w:jc w:val="both"/>
        <w:rPr>
          <w:rFonts w:hint="default"/>
          <w:lang w:val="en-US" w:eastAsia="zh-CN"/>
        </w:rPr>
      </w:pPr>
      <w:r>
        <w:rPr>
          <w:rFonts w:hint="default"/>
          <w:lang w:val="en-US" w:eastAsia="zh-CN"/>
        </w:rPr>
        <w:t>情绪手记模块测试用例</w:t>
      </w:r>
    </w:p>
    <w:p w14:paraId="0FDB1E41">
      <w:pPr>
        <w:pStyle w:val="7"/>
        <w:bidi w:val="0"/>
        <w:rPr>
          <w:rFonts w:hint="default"/>
          <w:lang w:val="en-US" w:eastAsia="zh-CN"/>
        </w:rPr>
      </w:pPr>
      <w:r>
        <w:rPr>
          <w:rFonts w:hint="eastAsia"/>
          <w:lang w:val="en-US" w:eastAsia="zh-CN"/>
        </w:rPr>
        <w:t>表6.6 情绪手记模块测试用例</w:t>
      </w:r>
    </w:p>
    <w:tbl>
      <w:tblPr>
        <w:tblStyle w:val="18"/>
        <w:tblW w:w="8323" w:type="dxa"/>
        <w:tblInd w:w="0" w:type="dxa"/>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Layout w:type="fixed"/>
        <w:tblCellMar>
          <w:top w:w="10" w:type="dxa"/>
          <w:left w:w="10" w:type="dxa"/>
          <w:bottom w:w="10" w:type="dxa"/>
          <w:right w:w="10" w:type="dxa"/>
        </w:tblCellMar>
      </w:tblPr>
      <w:tblGrid>
        <w:gridCol w:w="310"/>
        <w:gridCol w:w="1277"/>
        <w:gridCol w:w="2091"/>
        <w:gridCol w:w="1790"/>
        <w:gridCol w:w="2855"/>
      </w:tblGrid>
      <w:tr w14:paraId="65A59A1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single" w:color="000000" w:sz="12" w:space="0"/>
              <w:left w:val="nil"/>
              <w:bottom w:val="single" w:color="000000" w:sz="4" w:space="0"/>
              <w:right w:val="nil"/>
              <w:tl2br w:val="nil"/>
              <w:tr2bl w:val="nil"/>
            </w:tcBorders>
            <w:shd w:val="clear" w:color="auto" w:fill="FFFFFF"/>
            <w:vAlign w:val="center"/>
          </w:tcPr>
          <w:p w14:paraId="69B31AAA">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编号</w:t>
            </w:r>
          </w:p>
        </w:tc>
        <w:tc>
          <w:tcPr>
            <w:tcW w:w="1277" w:type="dxa"/>
            <w:tcBorders>
              <w:top w:val="single" w:color="000000" w:sz="12" w:space="0"/>
              <w:left w:val="nil"/>
              <w:bottom w:val="single" w:color="000000" w:sz="4" w:space="0"/>
              <w:right w:val="nil"/>
              <w:tl2br w:val="nil"/>
              <w:tr2bl w:val="nil"/>
            </w:tcBorders>
            <w:shd w:val="clear" w:color="auto" w:fill="FFFFFF"/>
            <w:vAlign w:val="center"/>
          </w:tcPr>
          <w:p w14:paraId="4873B0F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测试页面或场景</w:t>
            </w:r>
          </w:p>
        </w:tc>
        <w:tc>
          <w:tcPr>
            <w:tcW w:w="2091" w:type="dxa"/>
            <w:tcBorders>
              <w:top w:val="single" w:color="000000" w:sz="12" w:space="0"/>
              <w:left w:val="nil"/>
              <w:bottom w:val="single" w:color="000000" w:sz="4" w:space="0"/>
              <w:right w:val="nil"/>
              <w:tl2br w:val="nil"/>
              <w:tr2bl w:val="nil"/>
            </w:tcBorders>
            <w:shd w:val="clear" w:color="auto" w:fill="FFFFFF"/>
            <w:vAlign w:val="center"/>
          </w:tcPr>
          <w:p w14:paraId="70055DB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描述</w:t>
            </w:r>
          </w:p>
        </w:tc>
        <w:tc>
          <w:tcPr>
            <w:tcW w:w="1790" w:type="dxa"/>
            <w:tcBorders>
              <w:top w:val="single" w:color="000000" w:sz="12" w:space="0"/>
              <w:left w:val="nil"/>
              <w:bottom w:val="single" w:color="000000" w:sz="4" w:space="0"/>
              <w:right w:val="nil"/>
              <w:tl2br w:val="nil"/>
              <w:tr2bl w:val="nil"/>
            </w:tcBorders>
            <w:shd w:val="clear" w:color="auto" w:fill="FFFFFF"/>
            <w:vAlign w:val="center"/>
          </w:tcPr>
          <w:p w14:paraId="3D72D5B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预期结果</w:t>
            </w:r>
          </w:p>
        </w:tc>
        <w:tc>
          <w:tcPr>
            <w:tcW w:w="2855" w:type="dxa"/>
            <w:tcBorders>
              <w:top w:val="single" w:color="000000" w:sz="12" w:space="0"/>
              <w:left w:val="nil"/>
              <w:bottom w:val="single" w:color="000000" w:sz="4" w:space="0"/>
              <w:right w:val="nil"/>
              <w:tl2br w:val="nil"/>
              <w:tr2bl w:val="nil"/>
            </w:tcBorders>
            <w:shd w:val="clear" w:color="auto" w:fill="FFFFFF"/>
            <w:vAlign w:val="center"/>
          </w:tcPr>
          <w:p w14:paraId="7EE9520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测试</w:t>
            </w:r>
            <w:r>
              <w:rPr>
                <w:rFonts w:hint="eastAsia" w:ascii="Times New Roman" w:hAnsi="Times New Roman" w:eastAsia="宋体" w:cs="宋体"/>
                <w:b w:val="0"/>
                <w:color w:val="000000"/>
                <w:sz w:val="21"/>
                <w:szCs w:val="21"/>
                <w:lang w:val="en-US" w:eastAsia="zh-CN"/>
              </w:rPr>
              <w:t>结果</w:t>
            </w:r>
          </w:p>
        </w:tc>
      </w:tr>
      <w:tr w14:paraId="054F654D">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1011" w:hRule="atLeast"/>
        </w:trPr>
        <w:tc>
          <w:tcPr>
            <w:tcW w:w="310" w:type="dxa"/>
            <w:tcBorders>
              <w:top w:val="single" w:color="000000" w:sz="4" w:space="0"/>
              <w:left w:val="nil"/>
              <w:bottom w:val="nil"/>
              <w:right w:val="nil"/>
              <w:tl2br w:val="nil"/>
              <w:tr2bl w:val="nil"/>
            </w:tcBorders>
            <w:shd w:val="clear" w:color="auto" w:fill="FFFFFF"/>
            <w:vAlign w:val="center"/>
          </w:tcPr>
          <w:p w14:paraId="79C50D6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1</w:t>
            </w:r>
          </w:p>
        </w:tc>
        <w:tc>
          <w:tcPr>
            <w:tcW w:w="1277" w:type="dxa"/>
            <w:tcBorders>
              <w:top w:val="single" w:color="000000" w:sz="4" w:space="0"/>
              <w:left w:val="nil"/>
              <w:bottom w:val="nil"/>
              <w:right w:val="nil"/>
              <w:tl2br w:val="nil"/>
              <w:tr2bl w:val="nil"/>
            </w:tcBorders>
            <w:shd w:val="clear" w:color="auto" w:fill="FFFFFF"/>
            <w:vAlign w:val="center"/>
          </w:tcPr>
          <w:p w14:paraId="03EEA56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新建手记</w:t>
            </w:r>
          </w:p>
        </w:tc>
        <w:tc>
          <w:tcPr>
            <w:tcW w:w="2091" w:type="dxa"/>
            <w:tcBorders>
              <w:top w:val="single" w:color="000000" w:sz="4" w:space="0"/>
              <w:left w:val="nil"/>
              <w:bottom w:val="nil"/>
              <w:right w:val="nil"/>
              <w:tl2br w:val="nil"/>
              <w:tr2bl w:val="nil"/>
            </w:tcBorders>
            <w:shd w:val="clear" w:color="auto" w:fill="FFFFFF"/>
            <w:vAlign w:val="center"/>
          </w:tcPr>
          <w:p w14:paraId="361B62A0">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选择情绪、输入标题和内容后保存</w:t>
            </w:r>
          </w:p>
        </w:tc>
        <w:tc>
          <w:tcPr>
            <w:tcW w:w="1790" w:type="dxa"/>
            <w:tcBorders>
              <w:top w:val="single" w:color="000000" w:sz="4" w:space="0"/>
              <w:left w:val="nil"/>
              <w:bottom w:val="nil"/>
              <w:right w:val="nil"/>
              <w:tl2br w:val="nil"/>
              <w:tr2bl w:val="nil"/>
            </w:tcBorders>
            <w:shd w:val="clear" w:color="auto" w:fill="FFFFFF"/>
            <w:vAlign w:val="center"/>
          </w:tcPr>
          <w:p w14:paraId="09D0D0A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ascii="Times New Roman" w:hAnsi="Times New Roman" w:eastAsia="宋体" w:cs="宋体"/>
                <w:b w:val="0"/>
                <w:color w:val="000000"/>
                <w:sz w:val="21"/>
                <w:szCs w:val="21"/>
                <w:lang w:val="en-US" w:eastAsia="zh-CN"/>
              </w:rPr>
              <w:t>手记保存成功</w:t>
            </w:r>
          </w:p>
        </w:tc>
        <w:tc>
          <w:tcPr>
            <w:tcW w:w="2855" w:type="dxa"/>
            <w:tcBorders>
              <w:top w:val="single" w:color="000000" w:sz="4" w:space="0"/>
              <w:left w:val="nil"/>
              <w:bottom w:val="nil"/>
              <w:right w:val="nil"/>
              <w:tl2br w:val="nil"/>
              <w:tr2bl w:val="nil"/>
            </w:tcBorders>
            <w:shd w:val="clear" w:color="auto" w:fill="FFFFFF"/>
            <w:vAlign w:val="center"/>
          </w:tcPr>
          <w:p w14:paraId="481BA3AA">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手记成功出现在列表中</w:t>
            </w:r>
          </w:p>
        </w:tc>
      </w:tr>
      <w:tr w14:paraId="61176A1A">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4FFFD242">
            <w:pPr>
              <w:spacing w:before="30" w:beforeLines="0" w:after="90" w:afterLines="0" w:line="240" w:lineRule="auto"/>
              <w:ind w:left="0" w:leftChars="0" w:firstLine="0" w:firstLineChars="0"/>
              <w:jc w:val="center"/>
              <w:rPr>
                <w:rFonts w:hint="eastAsia"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2</w:t>
            </w:r>
          </w:p>
        </w:tc>
        <w:tc>
          <w:tcPr>
            <w:tcW w:w="1277" w:type="dxa"/>
            <w:tcBorders>
              <w:top w:val="nil"/>
              <w:left w:val="nil"/>
              <w:bottom w:val="nil"/>
              <w:right w:val="nil"/>
              <w:tl2br w:val="nil"/>
              <w:tr2bl w:val="nil"/>
            </w:tcBorders>
            <w:shd w:val="clear" w:color="auto" w:fill="FFFFFF"/>
            <w:vAlign w:val="center"/>
          </w:tcPr>
          <w:p w14:paraId="77F3EE0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内容为空时保存</w:t>
            </w:r>
          </w:p>
        </w:tc>
        <w:tc>
          <w:tcPr>
            <w:tcW w:w="2091" w:type="dxa"/>
            <w:tcBorders>
              <w:top w:val="nil"/>
              <w:left w:val="nil"/>
              <w:bottom w:val="nil"/>
              <w:right w:val="nil"/>
              <w:tl2br w:val="nil"/>
              <w:tr2bl w:val="nil"/>
            </w:tcBorders>
            <w:shd w:val="clear" w:color="auto" w:fill="FFFFFF"/>
            <w:vAlign w:val="center"/>
          </w:tcPr>
          <w:p w14:paraId="0FC09C3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不输入正文内容直接保存</w:t>
            </w:r>
          </w:p>
        </w:tc>
        <w:tc>
          <w:tcPr>
            <w:tcW w:w="1790" w:type="dxa"/>
            <w:tcBorders>
              <w:top w:val="nil"/>
              <w:left w:val="nil"/>
              <w:bottom w:val="nil"/>
              <w:right w:val="nil"/>
              <w:tl2br w:val="nil"/>
              <w:tr2bl w:val="nil"/>
            </w:tcBorders>
            <w:shd w:val="clear" w:color="auto" w:fill="FFFFFF"/>
            <w:vAlign w:val="center"/>
          </w:tcPr>
          <w:p w14:paraId="48A34A3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提示内容不能为空</w:t>
            </w:r>
          </w:p>
        </w:tc>
        <w:tc>
          <w:tcPr>
            <w:tcW w:w="2855" w:type="dxa"/>
            <w:tcBorders>
              <w:top w:val="nil"/>
              <w:left w:val="nil"/>
              <w:bottom w:val="nil"/>
              <w:right w:val="nil"/>
              <w:tl2br w:val="nil"/>
              <w:tr2bl w:val="nil"/>
            </w:tcBorders>
            <w:shd w:val="clear" w:color="auto" w:fill="FFFFFF"/>
            <w:vAlign w:val="center"/>
          </w:tcPr>
          <w:p w14:paraId="6A2D9407">
            <w:pPr>
              <w:spacing w:before="30" w:beforeLines="0" w:after="90" w:afterLines="0" w:line="240" w:lineRule="auto"/>
              <w:ind w:left="0" w:leftChars="0" w:firstLine="420" w:firstLineChars="200"/>
              <w:jc w:val="both"/>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页面显示错误提示信息</w:t>
            </w:r>
          </w:p>
        </w:tc>
      </w:tr>
      <w:tr w14:paraId="0821EA0F">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rPr>
          <w:trHeight w:val="712" w:hRule="atLeast"/>
        </w:trPr>
        <w:tc>
          <w:tcPr>
            <w:tcW w:w="310" w:type="dxa"/>
            <w:tcBorders>
              <w:top w:val="nil"/>
              <w:left w:val="nil"/>
              <w:bottom w:val="nil"/>
              <w:right w:val="nil"/>
              <w:tl2br w:val="nil"/>
              <w:tr2bl w:val="nil"/>
            </w:tcBorders>
            <w:shd w:val="clear" w:color="auto" w:fill="FFFFFF"/>
            <w:vAlign w:val="center"/>
          </w:tcPr>
          <w:p w14:paraId="624E091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3</w:t>
            </w:r>
          </w:p>
        </w:tc>
        <w:tc>
          <w:tcPr>
            <w:tcW w:w="1277" w:type="dxa"/>
            <w:tcBorders>
              <w:top w:val="nil"/>
              <w:left w:val="nil"/>
              <w:bottom w:val="nil"/>
              <w:right w:val="nil"/>
              <w:tl2br w:val="nil"/>
              <w:tr2bl w:val="nil"/>
            </w:tcBorders>
            <w:shd w:val="clear" w:color="auto" w:fill="FFFFFF"/>
            <w:vAlign w:val="center"/>
          </w:tcPr>
          <w:p w14:paraId="171F3AD8">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eastAsia"/>
                <w:sz w:val="21"/>
                <w:szCs w:val="21"/>
              </w:rPr>
              <w:t>手记绑定会话</w:t>
            </w:r>
          </w:p>
        </w:tc>
        <w:tc>
          <w:tcPr>
            <w:tcW w:w="2091" w:type="dxa"/>
            <w:tcBorders>
              <w:top w:val="nil"/>
              <w:left w:val="nil"/>
              <w:bottom w:val="nil"/>
              <w:right w:val="nil"/>
              <w:tl2br w:val="nil"/>
              <w:tr2bl w:val="nil"/>
            </w:tcBorders>
            <w:shd w:val="clear" w:color="auto" w:fill="FFFFFF"/>
            <w:vAlign w:val="center"/>
          </w:tcPr>
          <w:p w14:paraId="3C9FEBF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从会话详情页跳转至手记页面并保存</w:t>
            </w:r>
          </w:p>
        </w:tc>
        <w:tc>
          <w:tcPr>
            <w:tcW w:w="1790" w:type="dxa"/>
            <w:tcBorders>
              <w:top w:val="nil"/>
              <w:left w:val="nil"/>
              <w:bottom w:val="nil"/>
              <w:right w:val="nil"/>
              <w:tl2br w:val="nil"/>
              <w:tr2bl w:val="nil"/>
            </w:tcBorders>
            <w:shd w:val="clear" w:color="auto" w:fill="FFFFFF"/>
            <w:vAlign w:val="center"/>
          </w:tcPr>
          <w:p w14:paraId="065CAC82">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手记与当前会话建立关联</w:t>
            </w:r>
          </w:p>
        </w:tc>
        <w:tc>
          <w:tcPr>
            <w:tcW w:w="2855" w:type="dxa"/>
            <w:tcBorders>
              <w:top w:val="nil"/>
              <w:left w:val="nil"/>
              <w:bottom w:val="nil"/>
              <w:right w:val="nil"/>
              <w:tl2br w:val="nil"/>
              <w:tr2bl w:val="nil"/>
            </w:tcBorders>
            <w:shd w:val="clear" w:color="auto" w:fill="FFFFFF"/>
            <w:vAlign w:val="center"/>
          </w:tcPr>
          <w:p w14:paraId="6720E8B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手记显示绑定的会话编号</w:t>
            </w:r>
          </w:p>
        </w:tc>
      </w:tr>
      <w:tr w14:paraId="42223556">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39C55D1F">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eastAsia="宋体" w:cs="宋体"/>
                <w:b w:val="0"/>
                <w:color w:val="000000"/>
                <w:sz w:val="21"/>
                <w:szCs w:val="21"/>
                <w:lang w:val="en-US" w:eastAsia="zh-CN"/>
              </w:rPr>
              <w:t>4</w:t>
            </w:r>
          </w:p>
        </w:tc>
        <w:tc>
          <w:tcPr>
            <w:tcW w:w="1277" w:type="dxa"/>
            <w:tcBorders>
              <w:top w:val="nil"/>
              <w:left w:val="nil"/>
              <w:bottom w:val="nil"/>
              <w:right w:val="nil"/>
              <w:tl2br w:val="nil"/>
              <w:tr2bl w:val="nil"/>
            </w:tcBorders>
            <w:shd w:val="clear" w:color="auto" w:fill="FFFFFF"/>
            <w:vAlign w:val="center"/>
          </w:tcPr>
          <w:p w14:paraId="31A11BD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查看手记详情</w:t>
            </w:r>
          </w:p>
        </w:tc>
        <w:tc>
          <w:tcPr>
            <w:tcW w:w="2091" w:type="dxa"/>
            <w:tcBorders>
              <w:top w:val="nil"/>
              <w:left w:val="nil"/>
              <w:bottom w:val="nil"/>
              <w:right w:val="nil"/>
              <w:tl2br w:val="nil"/>
              <w:tr2bl w:val="nil"/>
            </w:tcBorders>
            <w:shd w:val="clear" w:color="auto" w:fill="FFFFFF"/>
            <w:vAlign w:val="center"/>
          </w:tcPr>
          <w:p w14:paraId="2275B28E">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点击手记详情入口</w:t>
            </w:r>
          </w:p>
        </w:tc>
        <w:tc>
          <w:tcPr>
            <w:tcW w:w="1790" w:type="dxa"/>
            <w:tcBorders>
              <w:top w:val="nil"/>
              <w:left w:val="nil"/>
              <w:bottom w:val="nil"/>
              <w:right w:val="nil"/>
              <w:tl2br w:val="nil"/>
              <w:tr2bl w:val="nil"/>
            </w:tcBorders>
            <w:shd w:val="clear" w:color="auto" w:fill="FFFFFF"/>
            <w:vAlign w:val="center"/>
          </w:tcPr>
          <w:p w14:paraId="3558190A">
            <w:pPr>
              <w:bidi w:val="0"/>
              <w:ind w:left="0" w:leftChars="0" w:firstLine="0" w:firstLineChars="0"/>
              <w:rPr>
                <w:rFonts w:hint="default" w:ascii="Times New Roman" w:hAnsi="Times New Roman" w:eastAsia="宋体" w:cs="宋体"/>
                <w:b w:val="0"/>
                <w:color w:val="000000"/>
                <w:szCs w:val="21"/>
                <w:lang w:val="en-US"/>
              </w:rPr>
            </w:pPr>
            <w:r>
              <w:rPr>
                <w:rFonts w:hint="eastAsia"/>
                <w:sz w:val="21"/>
                <w:szCs w:val="21"/>
              </w:rPr>
              <w:t>展示手记完整内容</w:t>
            </w:r>
          </w:p>
        </w:tc>
        <w:tc>
          <w:tcPr>
            <w:tcW w:w="2855" w:type="dxa"/>
            <w:tcBorders>
              <w:top w:val="nil"/>
              <w:left w:val="nil"/>
              <w:bottom w:val="nil"/>
              <w:right w:val="nil"/>
              <w:tl2br w:val="nil"/>
              <w:tr2bl w:val="nil"/>
            </w:tcBorders>
            <w:shd w:val="clear" w:color="auto" w:fill="FFFFFF"/>
            <w:vAlign w:val="center"/>
          </w:tcPr>
          <w:p w14:paraId="69C3054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页面正确显示标题、正文和情绪标签</w:t>
            </w:r>
          </w:p>
        </w:tc>
      </w:tr>
      <w:tr w14:paraId="44AC8C49">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5A162E85">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eastAsia="zh-CN"/>
              </w:rPr>
            </w:pPr>
            <w:r>
              <w:rPr>
                <w:rFonts w:hint="eastAsia" w:ascii="Times New Roman" w:hAnsi="Times New Roman" w:cs="宋体"/>
                <w:b w:val="0"/>
                <w:color w:val="000000"/>
                <w:sz w:val="21"/>
                <w:szCs w:val="21"/>
                <w:lang w:val="en-US" w:eastAsia="zh-CN"/>
              </w:rPr>
              <w:t>5</w:t>
            </w:r>
          </w:p>
        </w:tc>
        <w:tc>
          <w:tcPr>
            <w:tcW w:w="1277" w:type="dxa"/>
            <w:tcBorders>
              <w:top w:val="nil"/>
              <w:left w:val="nil"/>
              <w:bottom w:val="nil"/>
              <w:right w:val="nil"/>
              <w:tl2br w:val="nil"/>
              <w:tr2bl w:val="nil"/>
            </w:tcBorders>
            <w:shd w:val="clear" w:color="auto" w:fill="FFFFFF"/>
            <w:vAlign w:val="center"/>
          </w:tcPr>
          <w:p w14:paraId="7FEF79FD">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删除手记</w:t>
            </w:r>
          </w:p>
        </w:tc>
        <w:tc>
          <w:tcPr>
            <w:tcW w:w="2091" w:type="dxa"/>
            <w:tcBorders>
              <w:top w:val="nil"/>
              <w:left w:val="nil"/>
              <w:bottom w:val="nil"/>
              <w:right w:val="nil"/>
              <w:tl2br w:val="nil"/>
              <w:tr2bl w:val="nil"/>
            </w:tcBorders>
            <w:shd w:val="clear" w:color="auto" w:fill="FFFFFF"/>
            <w:vAlign w:val="center"/>
          </w:tcPr>
          <w:p w14:paraId="189645DC">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点击删除按钮并确认删除</w:t>
            </w:r>
          </w:p>
        </w:tc>
        <w:tc>
          <w:tcPr>
            <w:tcW w:w="1790" w:type="dxa"/>
            <w:tcBorders>
              <w:top w:val="nil"/>
              <w:left w:val="nil"/>
              <w:bottom w:val="nil"/>
              <w:right w:val="nil"/>
              <w:tl2br w:val="nil"/>
              <w:tr2bl w:val="nil"/>
            </w:tcBorders>
            <w:shd w:val="clear" w:color="auto" w:fill="FFFFFF"/>
            <w:vAlign w:val="center"/>
          </w:tcPr>
          <w:p w14:paraId="539C9D7E">
            <w:pPr>
              <w:bidi w:val="0"/>
              <w:ind w:left="0" w:leftChars="0" w:firstLine="0" w:firstLineChars="0"/>
              <w:rPr>
                <w:rFonts w:hint="eastAsia"/>
                <w:sz w:val="21"/>
                <w:szCs w:val="21"/>
              </w:rPr>
            </w:pPr>
            <w:r>
              <w:rPr>
                <w:rFonts w:hint="eastAsia"/>
                <w:sz w:val="21"/>
                <w:szCs w:val="21"/>
              </w:rPr>
              <w:t>手记被成功删除</w:t>
            </w:r>
          </w:p>
        </w:tc>
        <w:tc>
          <w:tcPr>
            <w:tcW w:w="2855" w:type="dxa"/>
            <w:tcBorders>
              <w:top w:val="nil"/>
              <w:left w:val="nil"/>
              <w:bottom w:val="nil"/>
              <w:right w:val="nil"/>
              <w:tl2br w:val="nil"/>
              <w:tr2bl w:val="nil"/>
            </w:tcBorders>
            <w:shd w:val="clear" w:color="auto" w:fill="FFFFFF"/>
            <w:vAlign w:val="center"/>
          </w:tcPr>
          <w:p w14:paraId="1FA9A2B3">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手记从列表中移除</w:t>
            </w:r>
          </w:p>
        </w:tc>
      </w:tr>
      <w:tr w14:paraId="6F38EB52">
        <w:tblPrEx>
          <w:tblBorders>
            <w:top w:val="single" w:color="808080" w:sz="2" w:space="0"/>
            <w:left w:val="single" w:color="808080" w:sz="2" w:space="0"/>
            <w:bottom w:val="single" w:color="808080" w:sz="2" w:space="0"/>
            <w:right w:val="single" w:color="808080" w:sz="2" w:space="0"/>
            <w:insideH w:val="single" w:color="808080" w:sz="2" w:space="0"/>
            <w:insideV w:val="single" w:color="808080" w:sz="2" w:space="0"/>
          </w:tblBorders>
          <w:tblCellMar>
            <w:top w:w="10" w:type="dxa"/>
            <w:left w:w="10" w:type="dxa"/>
            <w:bottom w:w="10" w:type="dxa"/>
            <w:right w:w="10" w:type="dxa"/>
          </w:tblCellMar>
        </w:tblPrEx>
        <w:tc>
          <w:tcPr>
            <w:tcW w:w="310" w:type="dxa"/>
            <w:tcBorders>
              <w:top w:val="nil"/>
              <w:left w:val="nil"/>
              <w:bottom w:val="nil"/>
              <w:right w:val="nil"/>
              <w:tl2br w:val="nil"/>
              <w:tr2bl w:val="nil"/>
            </w:tcBorders>
            <w:shd w:val="clear" w:color="auto" w:fill="FFFFFF"/>
            <w:vAlign w:val="center"/>
          </w:tcPr>
          <w:p w14:paraId="2E7AAF49">
            <w:pPr>
              <w:spacing w:before="30" w:beforeLines="0" w:after="90" w:afterLines="0" w:line="240" w:lineRule="auto"/>
              <w:ind w:left="0" w:leftChars="0" w:firstLine="0" w:firstLineChars="0"/>
              <w:jc w:val="center"/>
              <w:rPr>
                <w:rFonts w:hint="default" w:ascii="Times New Roman" w:hAnsi="Times New Roman" w:cs="宋体"/>
                <w:b w:val="0"/>
                <w:color w:val="000000"/>
                <w:sz w:val="21"/>
                <w:szCs w:val="21"/>
                <w:lang w:val="en-US" w:eastAsia="zh-CN"/>
              </w:rPr>
            </w:pPr>
            <w:r>
              <w:rPr>
                <w:rFonts w:hint="eastAsia" w:ascii="Times New Roman" w:hAnsi="Times New Roman" w:cs="宋体"/>
                <w:b w:val="0"/>
                <w:color w:val="000000"/>
                <w:sz w:val="21"/>
                <w:szCs w:val="21"/>
                <w:lang w:val="en-US" w:eastAsia="zh-CN"/>
              </w:rPr>
              <w:t>6</w:t>
            </w:r>
          </w:p>
        </w:tc>
        <w:tc>
          <w:tcPr>
            <w:tcW w:w="1277" w:type="dxa"/>
            <w:tcBorders>
              <w:top w:val="nil"/>
              <w:left w:val="nil"/>
              <w:bottom w:val="nil"/>
              <w:right w:val="nil"/>
              <w:tl2br w:val="nil"/>
              <w:tr2bl w:val="nil"/>
            </w:tcBorders>
            <w:shd w:val="clear" w:color="auto" w:fill="FFFFFF"/>
            <w:vAlign w:val="center"/>
          </w:tcPr>
          <w:p w14:paraId="2BB2291B">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无手记数据</w:t>
            </w:r>
          </w:p>
        </w:tc>
        <w:tc>
          <w:tcPr>
            <w:tcW w:w="2091" w:type="dxa"/>
            <w:tcBorders>
              <w:top w:val="nil"/>
              <w:left w:val="nil"/>
              <w:bottom w:val="nil"/>
              <w:right w:val="nil"/>
              <w:tl2br w:val="nil"/>
              <w:tr2bl w:val="nil"/>
            </w:tcBorders>
            <w:shd w:val="clear" w:color="auto" w:fill="FFFFFF"/>
            <w:vAlign w:val="center"/>
          </w:tcPr>
          <w:p w14:paraId="68D81F04">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用户暂无手记时进入手记页面</w:t>
            </w:r>
          </w:p>
        </w:tc>
        <w:tc>
          <w:tcPr>
            <w:tcW w:w="1790" w:type="dxa"/>
            <w:tcBorders>
              <w:top w:val="nil"/>
              <w:left w:val="nil"/>
              <w:bottom w:val="nil"/>
              <w:right w:val="nil"/>
              <w:tl2br w:val="nil"/>
              <w:tr2bl w:val="nil"/>
            </w:tcBorders>
            <w:shd w:val="clear" w:color="auto" w:fill="FFFFFF"/>
            <w:vAlign w:val="center"/>
          </w:tcPr>
          <w:p w14:paraId="639E22AA">
            <w:pPr>
              <w:bidi w:val="0"/>
              <w:ind w:left="0" w:leftChars="0" w:firstLine="0" w:firstLineChars="0"/>
              <w:rPr>
                <w:rFonts w:hint="eastAsia"/>
                <w:sz w:val="21"/>
                <w:szCs w:val="21"/>
              </w:rPr>
            </w:pPr>
            <w:r>
              <w:rPr>
                <w:rFonts w:hint="eastAsia"/>
                <w:sz w:val="21"/>
                <w:szCs w:val="21"/>
              </w:rPr>
              <w:t>提示暂无手记</w:t>
            </w:r>
          </w:p>
        </w:tc>
        <w:tc>
          <w:tcPr>
            <w:tcW w:w="2855" w:type="dxa"/>
            <w:tcBorders>
              <w:top w:val="nil"/>
              <w:left w:val="nil"/>
              <w:bottom w:val="nil"/>
              <w:right w:val="nil"/>
              <w:tl2br w:val="nil"/>
              <w:tr2bl w:val="nil"/>
            </w:tcBorders>
            <w:shd w:val="clear" w:color="auto" w:fill="FFFFFF"/>
            <w:vAlign w:val="center"/>
          </w:tcPr>
          <w:p w14:paraId="1260C411">
            <w:pPr>
              <w:spacing w:before="30" w:beforeLines="0" w:after="90" w:afterLines="0" w:line="240" w:lineRule="auto"/>
              <w:ind w:left="0" w:leftChars="0" w:firstLine="0" w:firstLineChars="0"/>
              <w:jc w:val="center"/>
              <w:rPr>
                <w:rFonts w:hint="default" w:ascii="Times New Roman" w:hAnsi="Times New Roman" w:eastAsia="宋体" w:cs="宋体"/>
                <w:b w:val="0"/>
                <w:color w:val="000000"/>
                <w:sz w:val="21"/>
                <w:szCs w:val="21"/>
                <w:lang w:val="en-US"/>
              </w:rPr>
            </w:pPr>
            <w:r>
              <w:rPr>
                <w:rFonts w:hint="default" w:ascii="Times New Roman" w:hAnsi="Times New Roman" w:eastAsia="宋体" w:cs="宋体"/>
                <w:b w:val="0"/>
                <w:color w:val="000000"/>
                <w:sz w:val="21"/>
                <w:szCs w:val="21"/>
                <w:lang w:val="en-US"/>
              </w:rPr>
              <w:t>页面显示“还没有手记”提示</w:t>
            </w:r>
          </w:p>
        </w:tc>
      </w:tr>
    </w:tbl>
    <w:p w14:paraId="377A256D">
      <w:pPr>
        <w:pStyle w:val="4"/>
        <w:bidi w:val="0"/>
        <w:rPr>
          <w:rFonts w:hint="default"/>
          <w:lang w:val="en-US" w:eastAsia="zh-CN"/>
        </w:rPr>
      </w:pPr>
      <w:bookmarkStart w:id="67" w:name="_Toc6620"/>
      <w:r>
        <w:rPr>
          <w:rFonts w:hint="default"/>
          <w:lang w:val="en-US" w:eastAsia="zh-CN"/>
        </w:rPr>
        <w:t>6.5 本章小结</w:t>
      </w:r>
      <w:bookmarkEnd w:id="67"/>
    </w:p>
    <w:p w14:paraId="6F221455">
      <w:pPr>
        <w:bidi w:val="0"/>
        <w:rPr>
          <w:rFonts w:hint="default"/>
          <w:lang w:val="en-US" w:eastAsia="zh-CN"/>
        </w:rPr>
      </w:pPr>
      <w:r>
        <w:rPr>
          <w:rFonts w:hint="default"/>
          <w:lang w:val="en-US" w:eastAsia="zh-CN"/>
        </w:rPr>
        <w:t>本章对系统进行了测试与分析，主要包括用户登录注册、实时情绪识别、AI聊天、历史分析、情绪手记、今日情绪报告和个人中心等功能测试。测试结果表明，系统整体运行稳定，各模块能够较好地协同工作，实现实时情绪识别、情感陪伴交互和情绪数据回顾等功能。与此同时，测试也表明系统在复杂环境下的识别精度和多模态情绪感知能力方面仍有提升空间，为后续优化提供了方向。</w:t>
      </w:r>
    </w:p>
    <w:p w14:paraId="74A7115D">
      <w:pPr>
        <w:pStyle w:val="2"/>
        <w:bidi w:val="0"/>
        <w:jc w:val="both"/>
        <w:rPr>
          <w:rFonts w:hint="default"/>
          <w:lang w:val="en-US" w:eastAsia="zh-CN"/>
        </w:rPr>
      </w:pPr>
      <w:bookmarkStart w:id="68" w:name="_Toc22877"/>
      <w:r>
        <w:rPr>
          <w:rFonts w:hint="eastAsia"/>
          <w:lang w:val="en-US" w:eastAsia="zh-CN"/>
        </w:rPr>
        <w:t>7 总结与展望</w:t>
      </w:r>
      <w:bookmarkEnd w:id="68"/>
    </w:p>
    <w:p w14:paraId="77803878">
      <w:pPr>
        <w:pStyle w:val="4"/>
        <w:bidi w:val="0"/>
        <w:rPr>
          <w:rFonts w:hint="default"/>
          <w:lang w:val="en-US" w:eastAsia="zh-CN"/>
        </w:rPr>
      </w:pPr>
      <w:bookmarkStart w:id="69" w:name="_Toc18656"/>
      <w:r>
        <w:rPr>
          <w:rFonts w:hint="default"/>
          <w:lang w:val="en-US" w:eastAsia="zh-CN"/>
        </w:rPr>
        <w:t>7.1 论文总结</w:t>
      </w:r>
      <w:bookmarkEnd w:id="69"/>
    </w:p>
    <w:p w14:paraId="610ACAD8">
      <w:pPr>
        <w:bidi w:val="0"/>
        <w:rPr>
          <w:rFonts w:hint="default"/>
          <w:lang w:val="en-US" w:eastAsia="zh-CN"/>
        </w:rPr>
      </w:pPr>
      <w:r>
        <w:rPr>
          <w:rFonts w:hint="default"/>
          <w:lang w:val="en-US" w:eastAsia="zh-CN"/>
        </w:rPr>
        <w:t>本文围绕“智能表情识别与情绪分析系统的设计与实现”这一课题，完成了系统的需求分析、总体设计、数据库设计、功能实现与系统测试工作。系统以前后端分离架构为基础，前端采用Vue实现交互界面，后端采用FastAPI实现业务逻辑与接口服务，数据库采用SQLite完成数据持久化存储，并结合MediaPipe实现人脸表情特征提取与实时情绪识别。在此基础上，系统进一步融合AI对话接口，实现了情绪驱动的智能陪伴聊天功能。</w:t>
      </w:r>
    </w:p>
    <w:p w14:paraId="27EE7411">
      <w:pPr>
        <w:bidi w:val="0"/>
        <w:ind w:left="0" w:leftChars="0" w:firstLine="480" w:firstLineChars="200"/>
        <w:rPr>
          <w:rFonts w:hint="default"/>
          <w:lang w:val="en-US" w:eastAsia="zh-CN"/>
        </w:rPr>
      </w:pPr>
      <w:r>
        <w:rPr>
          <w:rFonts w:hint="default"/>
          <w:lang w:val="en-US" w:eastAsia="zh-CN"/>
        </w:rPr>
        <w:t>在系统功能实现方面，本文完成了多用户注册登录、实时摄像头情绪识别、情绪稳定化处理、AI陪伴聊天、历史分析、今日情绪报告、情绪手记、会话详情、手记详情、个人中心以及情绪识别说明等模块设计与实现。系统不仅能够实时感知用户当前情绪，还能够记录聊天过程中的情绪变化，并通过折线图、分布图和今日统计等方式进行分析展示。同时，系统将客观识别结果与用户主观手记记录相结合，形成了“实时感知、过程记录、结果分析、主观补充”的情绪管理闭环。系统测试结果表明，该系统能够较稳定地完成实时情绪识别与情感陪伴交互任务，整体实现效果达到了预期目标。</w:t>
      </w:r>
    </w:p>
    <w:p w14:paraId="37C23037">
      <w:pPr>
        <w:pStyle w:val="4"/>
        <w:bidi w:val="0"/>
        <w:rPr>
          <w:rFonts w:hint="default"/>
          <w:lang w:val="en-US" w:eastAsia="zh-CN"/>
        </w:rPr>
      </w:pPr>
      <w:bookmarkStart w:id="70" w:name="_Toc12147"/>
      <w:r>
        <w:rPr>
          <w:rFonts w:hint="default"/>
          <w:lang w:val="en-US" w:eastAsia="zh-CN"/>
        </w:rPr>
        <w:t>7.2 工作展望</w:t>
      </w:r>
      <w:bookmarkEnd w:id="70"/>
    </w:p>
    <w:p w14:paraId="57BAB969">
      <w:pPr>
        <w:bidi w:val="0"/>
        <w:rPr>
          <w:rFonts w:hint="default"/>
          <w:lang w:val="en-US" w:eastAsia="zh-CN"/>
        </w:rPr>
      </w:pPr>
      <w:r>
        <w:rPr>
          <w:rFonts w:hint="default"/>
          <w:lang w:val="en-US" w:eastAsia="zh-CN"/>
        </w:rPr>
        <w:t>虽然本文已经完成了智能表情识别与情绪分析系统的设计与实现，但由于时间和研究条件有限，系统仍然存在一定的改进空间。首先，在情绪识别方面，当前系统主要基于单一的人脸表情特征进行情绪判断，识别结果仍会受到光照、姿态变化、面部遮挡和用户个体差异等因素影响。未来可以进一步引入语音情绪特征、文本情感分析或生理信号等多模态信息，构建更加鲁棒的情绪识别模型，以提高系统对复杂场景的适应能力。</w:t>
      </w:r>
    </w:p>
    <w:p w14:paraId="5675AF23">
      <w:pPr>
        <w:bidi w:val="0"/>
        <w:ind w:left="0" w:leftChars="0" w:firstLine="480" w:firstLineChars="200"/>
        <w:rPr>
          <w:rFonts w:hint="default"/>
          <w:lang w:val="en-US" w:eastAsia="zh-CN"/>
        </w:rPr>
      </w:pPr>
      <w:r>
        <w:rPr>
          <w:rFonts w:hint="default"/>
          <w:lang w:val="en-US" w:eastAsia="zh-CN"/>
        </w:rPr>
        <w:t>其次，在智能陪伴功能方面，当前系统虽然能够结合用户实时情绪进行对话回复，但在长期个性化陪伴和深层情感理解方面仍有不足。后续可在用户记忆建模、个性化推荐、长期情绪趋势预测和心理状态辅助分析等方向展开研究，使系统不仅能够完成即时情绪响应，还能具备更强的长期陪伴与情绪支持能力。此外，在系统工程层面，也可扩展移动端适配能力，从而增强系统的实用价值和推广意义。</w:t>
      </w:r>
    </w:p>
    <w:p w14:paraId="47B5BB4C">
      <w:pPr>
        <w:widowControl w:val="0"/>
        <w:numPr>
          <w:ilvl w:val="0"/>
          <w:numId w:val="0"/>
        </w:numPr>
        <w:spacing w:line="360" w:lineRule="auto"/>
        <w:jc w:val="both"/>
        <w:rPr>
          <w:rFonts w:hint="default"/>
          <w:lang w:val="en-US" w:eastAsia="zh-CN"/>
        </w:rPr>
        <w:sectPr>
          <w:headerReference r:id="rId14" w:type="default"/>
          <w:footerReference r:id="rId15" w:type="default"/>
          <w:pgSz w:w="11906" w:h="16838"/>
          <w:pgMar w:top="1418" w:right="1247" w:bottom="1247" w:left="1531" w:header="851" w:footer="992" w:gutter="0"/>
          <w:cols w:space="425" w:num="1"/>
          <w:docGrid w:type="lines" w:linePitch="312" w:charSpace="0"/>
        </w:sectPr>
      </w:pPr>
    </w:p>
    <w:p w14:paraId="4290D13B">
      <w:pPr>
        <w:pStyle w:val="2"/>
        <w:jc w:val="both"/>
      </w:pPr>
      <w:bookmarkStart w:id="71" w:name="_Toc27407"/>
      <w:bookmarkStart w:id="72" w:name="_Toc24272"/>
      <w:bookmarkStart w:id="73" w:name="_Toc97823716"/>
      <w:bookmarkStart w:id="74" w:name="_Toc19226"/>
      <w:bookmarkStart w:id="75" w:name="_Toc97823746"/>
      <w:r>
        <w:rPr>
          <w:rFonts w:hint="eastAsia"/>
        </w:rPr>
        <w:t>参考文献</w:t>
      </w:r>
      <w:bookmarkEnd w:id="71"/>
      <w:bookmarkEnd w:id="72"/>
      <w:bookmarkEnd w:id="73"/>
      <w:bookmarkEnd w:id="74"/>
      <w:bookmarkEnd w:id="75"/>
    </w:p>
    <w:p w14:paraId="3434CDC7">
      <w:pPr>
        <w:bidi w:val="0"/>
        <w:ind w:left="0" w:leftChars="0" w:firstLine="0" w:firstLineChars="0"/>
        <w:rPr>
          <w:rFonts w:hint="eastAsia" w:eastAsia="宋体"/>
          <w:lang w:val="en-US" w:eastAsia="zh-CN"/>
        </w:rPr>
      </w:pPr>
      <w:bookmarkStart w:id="76" w:name="_Toc15007"/>
    </w:p>
    <w:p w14:paraId="3EFA9D9F">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[1] PICARD R W. Affective Computing[M]. Cambridge: MIT Press, 1997.</w:t>
      </w:r>
    </w:p>
    <w:p w14:paraId="463A176C">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[2] LUGARESI C, TANG J, NASH H, et al. MediaPipe: A Framework for Building Perception Pipelines[EB/OL]. arXiv:1906.08172, 2019. https://arxiv.org/abs/1906.08172.</w:t>
      </w:r>
    </w:p>
    <w:p w14:paraId="051DB647">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[3] KO B C. A Brief Review of Facial Emotion Recognition Based on Visual Information[J]. Sensors, 2018, 18(2): 401.</w:t>
      </w:r>
    </w:p>
    <w:p w14:paraId="59740079">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[4] HUANG Y X, CHEN F, LV S H, WANG X D. Facial Expression Recognition: A Survey[J]. Symmetry, 2019, 11(10): 1189.</w:t>
      </w:r>
    </w:p>
    <w:p w14:paraId="77D00675">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[5] MINAEE S, MINAEI M, ABDOLRASHIDI A. Deep-Emotion: Facial Expression Recognition Using Attentional Convolutional Network[J]. Sensors, 2021, 21(9): 3046.</w:t>
      </w:r>
    </w:p>
    <w:p w14:paraId="7EC9BF53">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[6] LI S, DENG W H. Deep Facial Expression Recognition: A Survey[J]. IEEE Transactions on Affective Computing, 2022, 13(3): 1195-1215.</w:t>
      </w:r>
    </w:p>
    <w:p w14:paraId="6446E5D8">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[7] 李珊, 邓伟洪. 深度人脸表情识别研究进展[J]. 中国图象图形学报, 2020, 25(11): 2306-2320.</w:t>
      </w:r>
    </w:p>
    <w:p w14:paraId="45A30381">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[8] 刘婷婷, 刘箴, 柴艳杰, 王瑾, 王媛怡. 人机交互中的智能体情感计算研究[J]. 中国图象图形学报, 2021, 26(12): 2767-2777.</w:t>
      </w:r>
    </w:p>
    <w:p w14:paraId="70F0F3D0">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[9] 张凯乐, 刘婷婷, 刘箴, 庄寅, 柴艳杰. 面向情绪调节的多模态人机交互技术[J]. 中国图象图形学报, 2020, 25(11): 2451-2464.</w:t>
      </w:r>
    </w:p>
    <w:p w14:paraId="3BB315AB">
      <w:pPr>
        <w:bidi w:val="0"/>
        <w:ind w:left="0" w:leftChars="0" w:firstLine="0" w:firstLineChars="0"/>
        <w:rPr>
          <w:rFonts w:hint="default" w:eastAsia="宋体"/>
          <w:sz w:val="21"/>
          <w:szCs w:val="21"/>
          <w:lang w:val="en-US" w:eastAsia="zh-CN"/>
        </w:rPr>
      </w:pPr>
      <w:r>
        <w:rPr>
          <w:rFonts w:hint="default" w:eastAsia="宋体"/>
          <w:sz w:val="21"/>
          <w:szCs w:val="21"/>
          <w:lang w:val="en-US" w:eastAsia="zh-CN"/>
        </w:rPr>
        <w:t>[10] 任福继, 于曼丽, 胡敏, 李艳秋. 融合表情和BVP生理信号的双模态视频情感识别[J]. 中国图象图形学报, 2018, 23(5): 688-697.</w:t>
      </w:r>
    </w:p>
    <w:p w14:paraId="6405E311">
      <w:pPr>
        <w:bidi w:val="0"/>
        <w:ind w:left="0" w:leftChars="0" w:firstLine="0" w:firstLineChars="0"/>
        <w:rPr>
          <w:rFonts w:hint="default" w:eastAsia="宋体"/>
          <w:sz w:val="21"/>
          <w:szCs w:val="21"/>
          <w:lang w:val="en-US" w:eastAsia="zh-CN"/>
        </w:rPr>
        <w:sectPr>
          <w:pgSz w:w="11906" w:h="16838"/>
          <w:pgMar w:top="1418" w:right="1247" w:bottom="1247" w:left="1531" w:header="851" w:footer="992" w:gutter="0"/>
          <w:cols w:space="425" w:num="1"/>
          <w:docGrid w:type="lines" w:linePitch="312" w:charSpace="0"/>
        </w:sectPr>
      </w:pPr>
      <w:r>
        <w:rPr>
          <w:rFonts w:hint="default" w:eastAsia="宋体"/>
          <w:sz w:val="21"/>
          <w:szCs w:val="21"/>
          <w:lang w:val="en-US" w:eastAsia="zh-CN"/>
        </w:rPr>
        <w:t>[11] 饶元, 吴连伟, 王一鸣, 冯聪. 基于语义分析的情感计算技术研究进展[J]. 软件学报, 2018, 29(8): 2397-2426.</w:t>
      </w:r>
    </w:p>
    <w:p w14:paraId="397C8B04">
      <w:pPr>
        <w:pStyle w:val="2"/>
        <w:rPr>
          <w:rFonts w:hint="eastAsia"/>
        </w:rPr>
      </w:pPr>
      <w:bookmarkStart w:id="77" w:name="_Toc24614"/>
      <w:bookmarkStart w:id="78" w:name="_Toc24946"/>
      <w:r>
        <w:rPr>
          <w:rFonts w:hint="eastAsia"/>
        </w:rPr>
        <w:t>致  谢</w:t>
      </w:r>
      <w:bookmarkEnd w:id="76"/>
      <w:bookmarkEnd w:id="77"/>
      <w:bookmarkEnd w:id="78"/>
    </w:p>
    <w:p w14:paraId="28055EFB">
      <w:pPr>
        <w:pStyle w:val="3"/>
        <w:rPr>
          <w:rFonts w:hint="eastAsia"/>
          <w:lang w:val="en-US" w:eastAsia="zh-CN"/>
        </w:rPr>
      </w:pPr>
      <w:r>
        <w:rPr>
          <w:rFonts w:hint="eastAsia"/>
          <w:lang w:val="en-US" w:eastAsia="zh-CN"/>
        </w:rPr>
        <w:t>时光荏苒，转眼间大学阶段的学习生活即将结束，本次毕业论文的完成也为我的本科学习画上了一个阶段性的句号。在本科的四年学习生涯，我得到了许多老师、同学和家人的关心、支持与帮助。在此，我向所有给予我帮助的人表示衷心的感谢。</w:t>
      </w:r>
    </w:p>
    <w:p w14:paraId="71BF89B9">
      <w:pPr>
        <w:pStyle w:val="3"/>
        <w:ind w:left="0" w:leftChars="0" w:firstLine="480" w:firstLineChars="200"/>
        <w:rPr>
          <w:rFonts w:hint="eastAsia"/>
          <w:lang w:val="en-US" w:eastAsia="zh-CN"/>
        </w:rPr>
      </w:pPr>
      <w:r>
        <w:rPr>
          <w:rFonts w:hint="eastAsia"/>
          <w:lang w:val="en-US" w:eastAsia="zh-CN"/>
        </w:rPr>
        <w:t>首先，我要特别感谢我的指导老师。论文从选题确定到整体框架设计，再到后续系统实现与论文修改，指导老师都给予了我耐心细致的指导和帮助。无论是在研究思路的梳理、论文结构的安排，还是在系统设计与实现过程中遇到的问题，老师都提出了许多宝贵的意见，使我能够逐步明确研究方向并顺利完成本次毕业设计。老师严谨认真的治学态度和认真负责的工作精神，也让我受益匪浅。</w:t>
      </w:r>
    </w:p>
    <w:p w14:paraId="5A74E09A">
      <w:pPr>
        <w:pStyle w:val="3"/>
        <w:ind w:left="0" w:leftChars="0" w:firstLine="480" w:firstLineChars="200"/>
        <w:rPr>
          <w:rFonts w:hint="eastAsia"/>
          <w:lang w:val="en-US" w:eastAsia="zh-CN"/>
        </w:rPr>
      </w:pPr>
      <w:r>
        <w:rPr>
          <w:rFonts w:hint="eastAsia"/>
          <w:lang w:val="en-US" w:eastAsia="zh-CN"/>
        </w:rPr>
        <w:t>其次，我要感谢学院各位任课老师在大学期间对我的培养。正是由于各位老师在专业课程学习中的悉心讲授，使我掌握了计算机专业的基础理论与实践技能，也为本次毕业论文的完成奠定了必要的知识基础。</w:t>
      </w:r>
    </w:p>
    <w:p w14:paraId="5532F3E6">
      <w:pPr>
        <w:pStyle w:val="3"/>
        <w:rPr>
          <w:rFonts w:hint="eastAsia"/>
          <w:lang w:val="en-US" w:eastAsia="zh-CN"/>
        </w:rPr>
      </w:pPr>
      <w:r>
        <w:rPr>
          <w:rFonts w:hint="eastAsia"/>
          <w:lang w:val="en-US" w:eastAsia="zh-CN"/>
        </w:rPr>
        <w:t>最后，我要感谢我的家人和朋友。感谢他们在我学习和生活中给予我的理解、鼓励与支持，使我能够以更加积极的态度投入到毕业论文的研究和写作中，并顺利完成本次本科阶段的学习任务。</w:t>
      </w:r>
    </w:p>
    <w:p w14:paraId="42934745">
      <w:pPr>
        <w:pStyle w:val="3"/>
        <w:rPr>
          <w:rFonts w:hint="eastAsia"/>
          <w:lang w:val="en-US" w:eastAsia="zh-CN"/>
        </w:rPr>
      </w:pPr>
      <w:r>
        <w:rPr>
          <w:rFonts w:hint="eastAsia"/>
          <w:lang w:val="en-US" w:eastAsia="zh-CN"/>
        </w:rPr>
        <w:t>由于本人学术水平和实践经验有限，论文中难免存在不足之处，恳请各位老师批评指正。</w:t>
      </w:r>
    </w:p>
    <w:p w14:paraId="5E85E0C6">
      <w:pPr>
        <w:pStyle w:val="3"/>
        <w:ind w:left="0" w:leftChars="0" w:firstLine="0" w:firstLineChars="0"/>
        <w:rPr>
          <w:rFonts w:hint="default"/>
          <w:lang w:val="en-US" w:eastAsia="zh-CN"/>
        </w:rPr>
      </w:pPr>
    </w:p>
    <w:p w14:paraId="0D34805D">
      <w:pPr>
        <w:pStyle w:val="3"/>
        <w:rPr>
          <w:rFonts w:hint="default"/>
          <w:lang w:val="en-US" w:eastAsia="zh-CN"/>
        </w:rPr>
      </w:pPr>
    </w:p>
    <w:p w14:paraId="291382DA">
      <w:pPr>
        <w:pStyle w:val="3"/>
        <w:rPr>
          <w:rFonts w:hint="default"/>
          <w:lang w:val="en-US" w:eastAsia="zh-CN"/>
        </w:rPr>
      </w:pPr>
    </w:p>
    <w:p w14:paraId="051B393A">
      <w:pPr>
        <w:pStyle w:val="3"/>
        <w:rPr>
          <w:rFonts w:hint="default"/>
          <w:lang w:val="en-US" w:eastAsia="zh-CN"/>
        </w:rPr>
      </w:pPr>
    </w:p>
    <w:p w14:paraId="7E7DF5F1">
      <w:pPr>
        <w:ind w:firstLine="480"/>
        <w:rPr>
          <w:rFonts w:hint="eastAsia"/>
        </w:rPr>
      </w:pPr>
    </w:p>
    <w:sectPr>
      <w:pgSz w:w="11906" w:h="16838"/>
      <w:pgMar w:top="1418" w:right="1247" w:bottom="1247" w:left="153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汉仪字酷堂长林体W">
    <w:panose1 w:val="00020600040101010101"/>
    <w:charset w:val="86"/>
    <w:family w:val="auto"/>
    <w:pitch w:val="default"/>
    <w:sig w:usb0="8000003F" w:usb1="1AC104FA" w:usb2="00000016" w:usb3="00000000" w:csb0="0004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DE6F2">
    <w:pPr>
      <w:pStyle w:val="12"/>
      <w:ind w:firstLine="36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AC073">
    <w:pPr>
      <w:pStyle w:val="12"/>
      <w:framePr w:wrap="around" w:vAnchor="text" w:hAnchor="margin" w:xAlign="center" w:y="1"/>
      <w:ind w:firstLine="360"/>
      <w:rPr>
        <w:ins w:id="0" w:author="USER" w:date="2010-05-19T08:46:00Z"/>
        <w:rStyle w:val="21"/>
        <w:rFonts w:hint="eastAsia"/>
      </w:rPr>
    </w:pPr>
    <w:ins w:id="1" w:author="USER" w:date="2010-05-19T08:46:00Z">
      <w:r>
        <w:rPr/>
        <w:fldChar w:fldCharType="begin"/>
      </w:r>
    </w:ins>
    <w:ins w:id="2" w:author="USER" w:date="2010-05-19T08:46:00Z">
      <w:r>
        <w:rPr>
          <w:rStyle w:val="21"/>
        </w:rPr>
        <w:instrText xml:space="preserve">PAGE  </w:instrText>
      </w:r>
    </w:ins>
    <w:ins w:id="3" w:author="USER" w:date="2010-05-19T08:46:00Z">
      <w:r>
        <w:rPr/>
        <w:fldChar w:fldCharType="end"/>
      </w:r>
    </w:ins>
  </w:p>
  <w:p w14:paraId="39D5AE6F">
    <w:pPr>
      <w:pStyle w:val="12"/>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AF4BF">
    <w:pPr>
      <w:pStyle w:val="12"/>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785C1">
    <w:pPr>
      <w:pStyle w:val="12"/>
      <w:ind w:firstLine="360"/>
      <w:jc w:val="center"/>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EF3EE">
    <w:pPr>
      <w:pStyle w:val="12"/>
      <w:ind w:firstLine="360"/>
      <w:jc w:val="both"/>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586868"/>
    </w:sdtPr>
    <w:sdtContent>
      <w:p w14:paraId="2C534F4F">
        <w:pPr>
          <w:pStyle w:val="12"/>
          <w:ind w:firstLine="360"/>
          <w:jc w:val="center"/>
          <w:rPr>
            <w:rFonts w:hint="eastAsia"/>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II</w:t>
        </w:r>
        <w:r>
          <w:rPr>
            <w:rFonts w:ascii="Times New Roman" w:hAnsi="Times New Roman"/>
          </w:rPr>
          <w:fldChar w:fldCharType="end"/>
        </w:r>
      </w:p>
    </w:sdtContent>
  </w:sdt>
  <w:p w14:paraId="75381DA1">
    <w:pPr>
      <w:pStyle w:val="12"/>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CED40">
    <w:pPr>
      <w:pStyle w:val="12"/>
      <w:ind w:firstLine="360"/>
      <w:jc w:val="center"/>
      <w:rPr>
        <w:rFonts w:hint="eastAsia"/>
      </w:rPr>
    </w:pPr>
  </w:p>
  <w:p w14:paraId="22399622">
    <w:pPr>
      <w:pStyle w:val="12"/>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567731"/>
    </w:sdtPr>
    <w:sdtContent>
      <w:p w14:paraId="04E38D70">
        <w:pPr>
          <w:pStyle w:val="12"/>
          <w:spacing w:after="120"/>
          <w:ind w:firstLine="360"/>
          <w:jc w:val="center"/>
          <w:rPr>
            <w:rFonts w:hint="eastAsia"/>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eastAsia="仿宋"/>
            <w:kern w:val="0"/>
            <w:sz w:val="24"/>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4D5C1">
    <w:pPr>
      <w:pStyle w:val="13"/>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9C99F">
    <w:pPr>
      <w:pStyle w:val="13"/>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85ACC">
    <w:pPr>
      <w:spacing w:after="120"/>
      <w:ind w:firstLine="480"/>
      <w:jc w:val="center"/>
      <w:rPr>
        <w:rFonts w:hint="eastAsia" w:cs="宋体"/>
        <w:color w:val="000000"/>
      </w:rPr>
    </w:pPr>
    <w:r>
      <w:rPr>
        <w:rFonts w:hint="eastAsia" w:cs="宋体"/>
        <w:color w:val="000000"/>
      </w:rPr>
      <w:t>南京审计大学金审学院2026届本科生毕业论文（设计）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C19FBE"/>
    <w:multiLevelType w:val="singleLevel"/>
    <w:tmpl w:val="C2C19FBE"/>
    <w:lvl w:ilvl="0" w:tentative="0">
      <w:start w:val="1"/>
      <w:numFmt w:val="decimal"/>
      <w:lvlText w:val="%1."/>
      <w:lvlJc w:val="left"/>
      <w:pPr>
        <w:tabs>
          <w:tab w:val="left" w:pos="312"/>
        </w:tabs>
      </w:pPr>
    </w:lvl>
  </w:abstractNum>
  <w:abstractNum w:abstractNumId="1">
    <w:nsid w:val="FF167879"/>
    <w:multiLevelType w:val="singleLevel"/>
    <w:tmpl w:val="FF167879"/>
    <w:lvl w:ilvl="0" w:tentative="0">
      <w:start w:val="2"/>
      <w:numFmt w:val="decimal"/>
      <w:suff w:val="space"/>
      <w:lvlText w:val="%1."/>
      <w:lvlJc w:val="left"/>
    </w:lvl>
  </w:abstractNum>
  <w:abstractNum w:abstractNumId="2">
    <w:nsid w:val="6C985696"/>
    <w:multiLevelType w:val="multilevel"/>
    <w:tmpl w:val="6C985696"/>
    <w:lvl w:ilvl="0" w:tentative="0">
      <w:start w:val="1"/>
      <w:numFmt w:val="decimal"/>
      <w:suff w:val="nothing"/>
      <w:lvlText w:val="第 %1 章 "/>
      <w:lvlJc w:val="left"/>
      <w:pPr>
        <w:ind w:left="284" w:firstLine="0"/>
      </w:pPr>
    </w:lvl>
    <w:lvl w:ilvl="1" w:tentative="0">
      <w:start w:val="1"/>
      <w:numFmt w:val="decimal"/>
      <w:pStyle w:val="32"/>
      <w:isLgl/>
      <w:suff w:val="nothing"/>
      <w:lvlText w:val="%1.%2 "/>
      <w:lvlJc w:val="left"/>
      <w:pPr>
        <w:ind w:left="284" w:firstLine="0"/>
      </w:pPr>
    </w:lvl>
    <w:lvl w:ilvl="2" w:tentative="0">
      <w:start w:val="1"/>
      <w:numFmt w:val="decimal"/>
      <w:isLgl/>
      <w:suff w:val="nothing"/>
      <w:lvlText w:val="%1.%2.%3 "/>
      <w:lvlJc w:val="left"/>
      <w:pPr>
        <w:ind w:left="3119" w:firstLine="0"/>
      </w:pPr>
    </w:lvl>
    <w:lvl w:ilvl="3" w:tentative="0">
      <w:start w:val="1"/>
      <w:numFmt w:val="decimal"/>
      <w:suff w:val="nothing"/>
      <w:lvlText w:val="(%4) "/>
      <w:lvlJc w:val="left"/>
      <w:pPr>
        <w:ind w:left="709" w:hanging="425"/>
      </w:pPr>
    </w:lvl>
    <w:lvl w:ilvl="4" w:tentative="0">
      <w:start w:val="1"/>
      <w:numFmt w:val="lowerLetter"/>
      <w:suff w:val="nothing"/>
      <w:lvlText w:val="(%5) "/>
      <w:lvlJc w:val="left"/>
      <w:pPr>
        <w:ind w:left="709" w:hanging="425"/>
      </w:pPr>
    </w:lvl>
    <w:lvl w:ilvl="5" w:tentative="0">
      <w:start w:val="1"/>
      <w:numFmt w:val="decimal"/>
      <w:suff w:val="nothing"/>
      <w:lvlText w:val="%1.%2.%3.%4.%5.%6  "/>
      <w:lvlJc w:val="left"/>
      <w:pPr>
        <w:ind w:left="284" w:firstLine="420"/>
      </w:pPr>
      <w:rPr>
        <w:rFonts w:hint="eastAsia"/>
      </w:rPr>
    </w:lvl>
    <w:lvl w:ilvl="6" w:tentative="0">
      <w:start w:val="1"/>
      <w:numFmt w:val="decimal"/>
      <w:lvlText w:val="%1.%2.%3.%4.%5.%6.%7"/>
      <w:lvlJc w:val="left"/>
      <w:pPr>
        <w:ind w:left="4111" w:hanging="1276"/>
      </w:pPr>
      <w:rPr>
        <w:rFonts w:hint="eastAsia"/>
      </w:rPr>
    </w:lvl>
    <w:lvl w:ilvl="7" w:tentative="0">
      <w:start w:val="1"/>
      <w:numFmt w:val="decimal"/>
      <w:lvlText w:val="%1.%2.%3.%4.%5.%6.%7.%8"/>
      <w:lvlJc w:val="left"/>
      <w:pPr>
        <w:ind w:left="4678" w:hanging="1418"/>
      </w:pPr>
      <w:rPr>
        <w:rFonts w:hint="eastAsia"/>
      </w:rPr>
    </w:lvl>
    <w:lvl w:ilvl="8" w:tentative="0">
      <w:start w:val="1"/>
      <w:numFmt w:val="decimal"/>
      <w:lvlText w:val="%1.%2.%3.%4.%5.%6.%7.%8.%9"/>
      <w:lvlJc w:val="left"/>
      <w:pPr>
        <w:ind w:left="5386" w:hanging="1700"/>
      </w:pPr>
      <w:rPr>
        <w:rFonts w:hint="eastAsia"/>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8B21538"/>
    <w:rsid w:val="20110680"/>
    <w:rsid w:val="31295CB7"/>
    <w:rsid w:val="39C649EB"/>
    <w:rsid w:val="3F75739A"/>
    <w:rsid w:val="56BE3556"/>
    <w:rsid w:val="5C6D3173"/>
    <w:rsid w:val="7DB8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99" w:semiHidden="0" w:name="header"/>
    <w:lsdException w:qFormat="1" w:uiPriority="0"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Times New Roman"/>
      <w:kern w:val="2"/>
      <w:sz w:val="24"/>
      <w:szCs w:val="24"/>
      <w:lang w:val="en-US" w:eastAsia="zh-CN" w:bidi="ar-SA"/>
    </w:rPr>
  </w:style>
  <w:style w:type="paragraph" w:styleId="2">
    <w:name w:val="heading 1"/>
    <w:basedOn w:val="3"/>
    <w:next w:val="3"/>
    <w:link w:val="25"/>
    <w:qFormat/>
    <w:uiPriority w:val="9"/>
    <w:pPr>
      <w:keepNext/>
      <w:keepLines/>
      <w:ind w:firstLine="0" w:firstLineChars="0"/>
      <w:jc w:val="center"/>
      <w:outlineLvl w:val="0"/>
    </w:pPr>
    <w:rPr>
      <w:rFonts w:ascii="黑体" w:hAnsi="黑体" w:eastAsia="黑体" w:cs="黑体"/>
      <w:b/>
      <w:kern w:val="2"/>
      <w:sz w:val="30"/>
      <w:szCs w:val="32"/>
    </w:rPr>
  </w:style>
  <w:style w:type="paragraph" w:styleId="4">
    <w:name w:val="heading 2"/>
    <w:basedOn w:val="1"/>
    <w:next w:val="1"/>
    <w:link w:val="27"/>
    <w:unhideWhenUsed/>
    <w:qFormat/>
    <w:uiPriority w:val="9"/>
    <w:pPr>
      <w:keepNext/>
      <w:keepLines/>
      <w:ind w:firstLine="0" w:firstLineChars="0"/>
      <w:contextualSpacing/>
      <w:outlineLvl w:val="1"/>
    </w:pPr>
    <w:rPr>
      <w:rFonts w:ascii="黑体" w:hAnsi="黑体" w:eastAsia="黑体" w:cs="黑体"/>
      <w:bCs/>
      <w:sz w:val="28"/>
      <w:szCs w:val="28"/>
    </w:rPr>
  </w:style>
  <w:style w:type="paragraph" w:styleId="5">
    <w:name w:val="heading 3"/>
    <w:basedOn w:val="1"/>
    <w:next w:val="1"/>
    <w:link w:val="28"/>
    <w:unhideWhenUsed/>
    <w:qFormat/>
    <w:uiPriority w:val="9"/>
    <w:pPr>
      <w:keepNext/>
      <w:keepLines/>
      <w:tabs>
        <w:tab w:val="left" w:pos="360"/>
      </w:tabs>
      <w:ind w:firstLine="0" w:firstLineChars="0"/>
      <w:jc w:val="left"/>
      <w:outlineLvl w:val="2"/>
    </w:pPr>
    <w:rPr>
      <w:rFonts w:ascii="Times New Roman" w:hAnsi="Times New Roman" w:eastAsia="黑体" w:cs="宋体"/>
      <w:sz w:val="28"/>
      <w:szCs w:val="28"/>
    </w:rPr>
  </w:style>
  <w:style w:type="character" w:default="1" w:styleId="20">
    <w:name w:val="Default Paragraph Font"/>
    <w:unhideWhenUsed/>
    <w:qFormat/>
    <w:uiPriority w:val="1"/>
  </w:style>
  <w:style w:type="table" w:default="1" w:styleId="18">
    <w:name w:val="Normal Table"/>
    <w:unhideWhenUsed/>
    <w:qFormat/>
    <w:uiPriority w:val="99"/>
    <w:tblPr>
      <w:tblCellMar>
        <w:top w:w="0" w:type="dxa"/>
        <w:left w:w="108" w:type="dxa"/>
        <w:bottom w:w="0" w:type="dxa"/>
        <w:right w:w="108" w:type="dxa"/>
      </w:tblCellMar>
    </w:tblPr>
  </w:style>
  <w:style w:type="paragraph" w:customStyle="1" w:styleId="3">
    <w:name w:val="论文_段"/>
    <w:basedOn w:val="1"/>
    <w:qFormat/>
    <w:uiPriority w:val="0"/>
    <w:pPr>
      <w:autoSpaceDE w:val="0"/>
      <w:autoSpaceDN w:val="0"/>
      <w:adjustRightInd w:val="0"/>
      <w:ind w:firstLine="480"/>
    </w:pPr>
    <w:rPr>
      <w:rFonts w:cs="宋体"/>
      <w:kern w:val="0"/>
    </w:rPr>
  </w:style>
  <w:style w:type="paragraph" w:styleId="6">
    <w:name w:val="Normal Indent"/>
    <w:basedOn w:val="1"/>
    <w:qFormat/>
    <w:uiPriority w:val="0"/>
    <w:pPr>
      <w:ind w:firstLine="420"/>
    </w:pPr>
  </w:style>
  <w:style w:type="paragraph" w:styleId="7">
    <w:name w:val="caption"/>
    <w:basedOn w:val="1"/>
    <w:next w:val="1"/>
    <w:qFormat/>
    <w:uiPriority w:val="35"/>
    <w:pPr>
      <w:jc w:val="center"/>
    </w:pPr>
    <w:rPr>
      <w:rFonts w:ascii="宋体" w:hAnsi="宋体" w:eastAsia="黑体"/>
      <w:sz w:val="21"/>
      <w:szCs w:val="20"/>
    </w:rPr>
  </w:style>
  <w:style w:type="paragraph" w:styleId="8">
    <w:name w:val="annotation text"/>
    <w:basedOn w:val="1"/>
    <w:semiHidden/>
    <w:qFormat/>
    <w:uiPriority w:val="0"/>
    <w:pPr>
      <w:jc w:val="left"/>
    </w:pPr>
  </w:style>
  <w:style w:type="paragraph" w:styleId="9">
    <w:name w:val="toc 3"/>
    <w:basedOn w:val="1"/>
    <w:next w:val="1"/>
    <w:unhideWhenUsed/>
    <w:qFormat/>
    <w:uiPriority w:val="39"/>
    <w:pPr>
      <w:ind w:left="840" w:leftChars="400"/>
    </w:pPr>
  </w:style>
  <w:style w:type="paragraph" w:styleId="10">
    <w:name w:val="Plain Text"/>
    <w:basedOn w:val="1"/>
    <w:qFormat/>
    <w:uiPriority w:val="0"/>
    <w:rPr>
      <w:rFonts w:hAnsi="Courier New"/>
    </w:rPr>
  </w:style>
  <w:style w:type="paragraph" w:styleId="11">
    <w:name w:val="Balloon Text"/>
    <w:basedOn w:val="1"/>
    <w:link w:val="29"/>
    <w:unhideWhenUsed/>
    <w:qFormat/>
    <w:uiPriority w:val="99"/>
    <w:rPr>
      <w:sz w:val="18"/>
      <w:szCs w:val="18"/>
    </w:rPr>
  </w:style>
  <w:style w:type="paragraph" w:styleId="12">
    <w:name w:val="footer"/>
    <w:basedOn w:val="1"/>
    <w:link w:val="24"/>
    <w:unhideWhenUsed/>
    <w:qFormat/>
    <w:uiPriority w:val="0"/>
    <w:pPr>
      <w:tabs>
        <w:tab w:val="center" w:pos="4153"/>
        <w:tab w:val="right" w:pos="8306"/>
      </w:tabs>
      <w:snapToGrid w:val="0"/>
      <w:jc w:val="left"/>
    </w:pPr>
    <w:rPr>
      <w:sz w:val="18"/>
      <w:szCs w:val="18"/>
    </w:rPr>
  </w:style>
  <w:style w:type="paragraph" w:styleId="13">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link w:val="49"/>
    <w:unhideWhenUsed/>
    <w:qFormat/>
    <w:uiPriority w:val="39"/>
    <w:pPr>
      <w:tabs>
        <w:tab w:val="right" w:leader="dot" w:pos="8787"/>
      </w:tabs>
      <w:ind w:firstLine="0" w:firstLineChars="0"/>
    </w:pPr>
    <w:rPr>
      <w:rFonts w:ascii="宋体" w:hAnsi="宋体" w:eastAsia="宋体" w:cs="宋体"/>
      <w:sz w:val="28"/>
      <w:szCs w:val="28"/>
    </w:rPr>
  </w:style>
  <w:style w:type="paragraph" w:styleId="15">
    <w:name w:val="toc 2"/>
    <w:basedOn w:val="1"/>
    <w:next w:val="1"/>
    <w:unhideWhenUsed/>
    <w:qFormat/>
    <w:uiPriority w:val="39"/>
    <w:pPr>
      <w:tabs>
        <w:tab w:val="right" w:leader="dot" w:pos="8777"/>
      </w:tabs>
      <w:ind w:left="420" w:leftChars="200"/>
    </w:pPr>
  </w:style>
  <w:style w:type="paragraph" w:styleId="16">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rPr>
  </w:style>
  <w:style w:type="paragraph" w:styleId="17">
    <w:name w:val="Normal (Web)"/>
    <w:basedOn w:val="1"/>
    <w:unhideWhenUsed/>
    <w:qFormat/>
    <w:uiPriority w:val="99"/>
    <w:pPr>
      <w:spacing w:beforeAutospacing="1" w:afterAutospacing="1"/>
      <w:jc w:val="left"/>
    </w:pPr>
    <w:rPr>
      <w:kern w:val="0"/>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customStyle="1" w:styleId="23">
    <w:name w:val="页眉 字符"/>
    <w:basedOn w:val="20"/>
    <w:link w:val="13"/>
    <w:qFormat/>
    <w:uiPriority w:val="99"/>
    <w:rPr>
      <w:sz w:val="18"/>
      <w:szCs w:val="18"/>
    </w:rPr>
  </w:style>
  <w:style w:type="character" w:customStyle="1" w:styleId="24">
    <w:name w:val="页脚 字符"/>
    <w:basedOn w:val="20"/>
    <w:link w:val="12"/>
    <w:qFormat/>
    <w:uiPriority w:val="0"/>
    <w:rPr>
      <w:sz w:val="18"/>
      <w:szCs w:val="18"/>
    </w:rPr>
  </w:style>
  <w:style w:type="character" w:customStyle="1" w:styleId="25">
    <w:name w:val="标题 1 字符"/>
    <w:basedOn w:val="20"/>
    <w:link w:val="2"/>
    <w:qFormat/>
    <w:uiPriority w:val="9"/>
    <w:rPr>
      <w:rFonts w:ascii="黑体" w:hAnsi="黑体" w:eastAsia="黑体" w:cs="黑体"/>
      <w:b/>
      <w:kern w:val="2"/>
      <w:sz w:val="30"/>
      <w:szCs w:val="32"/>
    </w:rPr>
  </w:style>
  <w:style w:type="paragraph" w:customStyle="1" w:styleId="26">
    <w:name w:val="TOC 标题1"/>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color w:val="2E75B6" w:themeColor="accent1" w:themeShade="BF"/>
      <w:kern w:val="0"/>
    </w:rPr>
  </w:style>
  <w:style w:type="character" w:customStyle="1" w:styleId="27">
    <w:name w:val="标题 2 字符"/>
    <w:basedOn w:val="20"/>
    <w:link w:val="4"/>
    <w:qFormat/>
    <w:uiPriority w:val="9"/>
    <w:rPr>
      <w:rFonts w:ascii="黑体" w:hAnsi="黑体" w:eastAsia="黑体" w:cs="黑体"/>
      <w:bCs/>
      <w:kern w:val="2"/>
      <w:sz w:val="28"/>
      <w:szCs w:val="28"/>
    </w:rPr>
  </w:style>
  <w:style w:type="character" w:customStyle="1" w:styleId="28">
    <w:name w:val="标题 3 字符"/>
    <w:basedOn w:val="20"/>
    <w:link w:val="5"/>
    <w:qFormat/>
    <w:uiPriority w:val="9"/>
    <w:rPr>
      <w:rFonts w:hAnsi="Times New Roman" w:eastAsia="黑体" w:cs="宋体"/>
      <w:kern w:val="2"/>
      <w:sz w:val="28"/>
      <w:szCs w:val="28"/>
    </w:rPr>
  </w:style>
  <w:style w:type="character" w:customStyle="1" w:styleId="29">
    <w:name w:val="批注框文本 字符"/>
    <w:basedOn w:val="20"/>
    <w:link w:val="11"/>
    <w:semiHidden/>
    <w:qFormat/>
    <w:uiPriority w:val="99"/>
    <w:rPr>
      <w:rFonts w:ascii="Times New Roman" w:hAnsi="Times New Roman" w:eastAsia="宋体" w:cs="Times New Roman"/>
      <w:sz w:val="18"/>
      <w:szCs w:val="18"/>
    </w:rPr>
  </w:style>
  <w:style w:type="paragraph" w:customStyle="1" w:styleId="30">
    <w:name w:val="图片"/>
    <w:basedOn w:val="6"/>
    <w:qFormat/>
    <w:uiPriority w:val="0"/>
    <w:pPr>
      <w:ind w:firstLine="0" w:firstLineChars="0"/>
      <w:jc w:val="center"/>
    </w:p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论文_条一标题"/>
    <w:basedOn w:val="3"/>
    <w:next w:val="3"/>
    <w:qFormat/>
    <w:uiPriority w:val="0"/>
    <w:pPr>
      <w:numPr>
        <w:ilvl w:val="1"/>
        <w:numId w:val="1"/>
      </w:numPr>
      <w:spacing w:before="50" w:beforeLines="50" w:after="50" w:afterLines="50"/>
      <w:ind w:firstLineChars="0"/>
      <w:jc w:val="left"/>
      <w:outlineLvl w:val="1"/>
    </w:pPr>
    <w:rPr>
      <w:b/>
      <w:sz w:val="28"/>
      <w:szCs w:val="30"/>
    </w:rPr>
  </w:style>
  <w:style w:type="paragraph" w:customStyle="1" w:styleId="33">
    <w:name w:val="论文_中文表标题"/>
    <w:basedOn w:val="3"/>
    <w:next w:val="3"/>
    <w:qFormat/>
    <w:uiPriority w:val="0"/>
    <w:pPr>
      <w:autoSpaceDE/>
      <w:autoSpaceDN/>
      <w:spacing w:afterLines="50"/>
      <w:ind w:firstLine="0" w:firstLineChars="0"/>
      <w:jc w:val="center"/>
    </w:pPr>
    <w:rPr>
      <w:b/>
      <w:sz w:val="21"/>
    </w:rPr>
  </w:style>
  <w:style w:type="table" w:customStyle="1" w:styleId="34">
    <w:name w:val="网格型2"/>
    <w:basedOn w:val="18"/>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
    <w:name w:val="List Paragraph"/>
    <w:basedOn w:val="1"/>
    <w:unhideWhenUsed/>
    <w:qFormat/>
    <w:uiPriority w:val="99"/>
    <w:pPr>
      <w:ind w:firstLine="420"/>
    </w:pPr>
  </w:style>
  <w:style w:type="character" w:customStyle="1" w:styleId="36">
    <w:name w:val="正文111 字符"/>
    <w:link w:val="37"/>
    <w:qFormat/>
    <w:locked/>
    <w:uiPriority w:val="0"/>
    <w:rPr>
      <w:kern w:val="2"/>
      <w:sz w:val="24"/>
      <w:szCs w:val="24"/>
    </w:rPr>
  </w:style>
  <w:style w:type="paragraph" w:customStyle="1" w:styleId="37">
    <w:name w:val="正文111"/>
    <w:basedOn w:val="1"/>
    <w:link w:val="36"/>
    <w:qFormat/>
    <w:uiPriority w:val="0"/>
    <w:pPr>
      <w:jc w:val="left"/>
    </w:pPr>
  </w:style>
  <w:style w:type="paragraph" w:customStyle="1" w:styleId="38">
    <w:name w:val="正文样式"/>
    <w:basedOn w:val="1"/>
    <w:qFormat/>
    <w:uiPriority w:val="0"/>
    <w:rPr>
      <w:rFonts w:cstheme="minorBidi"/>
      <w:szCs w:val="22"/>
    </w:rPr>
  </w:style>
  <w:style w:type="paragraph" w:customStyle="1" w:styleId="39">
    <w:name w:val="一级标题"/>
    <w:basedOn w:val="1"/>
    <w:link w:val="40"/>
    <w:qFormat/>
    <w:uiPriority w:val="0"/>
    <w:pPr>
      <w:ind w:firstLine="199" w:firstLineChars="66"/>
      <w:jc w:val="center"/>
      <w:outlineLvl w:val="0"/>
    </w:pPr>
    <w:rPr>
      <w:rFonts w:ascii="黑体" w:hAnsi="黑体" w:eastAsia="黑体"/>
      <w:b/>
      <w:color w:val="000000" w:themeColor="text1"/>
      <w:sz w:val="30"/>
      <w:szCs w:val="30"/>
      <w14:textFill>
        <w14:solidFill>
          <w14:schemeClr w14:val="tx1"/>
        </w14:solidFill>
      </w14:textFill>
    </w:rPr>
  </w:style>
  <w:style w:type="character" w:customStyle="1" w:styleId="40">
    <w:name w:val="11111111111111111 字符"/>
    <w:basedOn w:val="20"/>
    <w:link w:val="39"/>
    <w:qFormat/>
    <w:uiPriority w:val="0"/>
    <w:rPr>
      <w:rFonts w:ascii="黑体" w:hAnsi="黑体" w:eastAsia="黑体"/>
      <w:b/>
      <w:color w:val="000000" w:themeColor="text1"/>
      <w:kern w:val="2"/>
      <w:sz w:val="30"/>
      <w:szCs w:val="30"/>
      <w14:textFill>
        <w14:solidFill>
          <w14:schemeClr w14:val="tx1"/>
        </w14:solidFill>
      </w14:textFill>
    </w:rPr>
  </w:style>
  <w:style w:type="paragraph" w:customStyle="1" w:styleId="41">
    <w:name w:val="二级标题"/>
    <w:basedOn w:val="1"/>
    <w:link w:val="42"/>
    <w:qFormat/>
    <w:uiPriority w:val="0"/>
    <w:pPr>
      <w:ind w:firstLine="0" w:firstLineChars="0"/>
      <w:jc w:val="left"/>
      <w:outlineLvl w:val="1"/>
    </w:pPr>
    <w:rPr>
      <w:rFonts w:ascii="Times New Roman" w:hAnsi="Times New Roman" w:eastAsia="黑体"/>
      <w:sz w:val="28"/>
      <w:szCs w:val="30"/>
    </w:rPr>
  </w:style>
  <w:style w:type="character" w:customStyle="1" w:styleId="42">
    <w:name w:val="22222222222 字符"/>
    <w:basedOn w:val="20"/>
    <w:link w:val="41"/>
    <w:qFormat/>
    <w:uiPriority w:val="0"/>
    <w:rPr>
      <w:rFonts w:hAnsi="Times New Roman" w:eastAsia="黑体"/>
      <w:kern w:val="2"/>
      <w:sz w:val="28"/>
      <w:szCs w:val="30"/>
    </w:rPr>
  </w:style>
  <w:style w:type="paragraph" w:customStyle="1" w:styleId="43">
    <w:name w:val="0000000000000000000"/>
    <w:basedOn w:val="1"/>
    <w:link w:val="44"/>
    <w:qFormat/>
    <w:uiPriority w:val="0"/>
    <w:pPr>
      <w:ind w:firstLine="482"/>
    </w:pPr>
  </w:style>
  <w:style w:type="character" w:customStyle="1" w:styleId="44">
    <w:name w:val="0000000000000000000 字符"/>
    <w:basedOn w:val="20"/>
    <w:link w:val="43"/>
    <w:qFormat/>
    <w:uiPriority w:val="0"/>
    <w:rPr>
      <w:kern w:val="2"/>
      <w:sz w:val="24"/>
      <w:szCs w:val="24"/>
    </w:rPr>
  </w:style>
  <w:style w:type="paragraph" w:customStyle="1" w:styleId="45">
    <w:name w:val="摘要标题"/>
    <w:basedOn w:val="1"/>
    <w:link w:val="46"/>
    <w:qFormat/>
    <w:uiPriority w:val="0"/>
    <w:pPr>
      <w:widowControl/>
      <w:ind w:firstLine="0" w:firstLineChars="0"/>
      <w:jc w:val="left"/>
    </w:pPr>
    <w:rPr>
      <w:rFonts w:eastAsia="黑体"/>
      <w:b/>
    </w:rPr>
  </w:style>
  <w:style w:type="character" w:customStyle="1" w:styleId="46">
    <w:name w:val="摘要标题 字符"/>
    <w:basedOn w:val="20"/>
    <w:link w:val="45"/>
    <w:qFormat/>
    <w:uiPriority w:val="0"/>
    <w:rPr>
      <w:rFonts w:ascii="宋体" w:hAnsi="宋体" w:eastAsia="黑体"/>
      <w:b/>
      <w:kern w:val="2"/>
      <w:sz w:val="24"/>
      <w:szCs w:val="24"/>
    </w:rPr>
  </w:style>
  <w:style w:type="paragraph" w:customStyle="1" w:styleId="47">
    <w:name w:val="摘要标题2"/>
    <w:basedOn w:val="1"/>
    <w:link w:val="48"/>
    <w:qFormat/>
    <w:uiPriority w:val="0"/>
    <w:pPr>
      <w:widowControl/>
      <w:ind w:firstLine="0" w:firstLineChars="0"/>
      <w:jc w:val="left"/>
    </w:pPr>
    <w:rPr>
      <w:rFonts w:ascii="Times New Roman Regular" w:hAnsi="Times New Roman Regular" w:eastAsia="Times New Roman" w:cs="Times New Roman Regular"/>
      <w:b/>
      <w:bCs/>
    </w:rPr>
  </w:style>
  <w:style w:type="character" w:customStyle="1" w:styleId="48">
    <w:name w:val="摘要标题2 字符"/>
    <w:basedOn w:val="20"/>
    <w:link w:val="47"/>
    <w:qFormat/>
    <w:uiPriority w:val="0"/>
    <w:rPr>
      <w:rFonts w:ascii="Times New Roman Regular" w:hAnsi="Times New Roman Regular" w:eastAsia="Times New Roman" w:cs="Times New Roman Regular"/>
      <w:b/>
      <w:bCs/>
      <w:kern w:val="2"/>
      <w:sz w:val="24"/>
      <w:szCs w:val="24"/>
    </w:rPr>
  </w:style>
  <w:style w:type="character" w:customStyle="1" w:styleId="49">
    <w:name w:val="目录 1 Char"/>
    <w:link w:val="14"/>
    <w:qFormat/>
    <w:uiPriority w:val="39"/>
    <w:rPr>
      <w:rFonts w:ascii="宋体" w:hAnsi="宋体" w:eastAsia="宋体" w:cs="宋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2" Type="http://schemas.microsoft.com/office/2011/relationships/people" Target="people.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jpe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emf"/><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header" Target="header3.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53</Pages>
  <Words>1729</Words>
  <Characters>3829</Characters>
  <Lines>1055</Lines>
  <Paragraphs>1034</Paragraphs>
  <TotalTime>82</TotalTime>
  <ScaleCrop>false</ScaleCrop>
  <LinksUpToDate>false</LinksUpToDate>
  <CharactersWithSpaces>4460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2026-03-13T18:32:00Z</dcterms:created>
  <dc:creator>李彦</dc:creator>
  <cp:lastModifiedBy>貹</cp:lastModifiedBy>
  <cp:lastPrinted>2022-03-27T08:50:00Z</cp:lastPrinted>
  <dcterms:modified xsi:type="dcterms:W3CDTF">2026-04-15T10:52:00Z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8F3F60634CA340D2AAEF59C092D8CFB5_13</vt:lpwstr>
  </property>
  <property fmtid="{D5CDD505-2E9C-101B-9397-08002B2CF9AE}" pid="4" name="KSOTemplateDocerSaveRecord">
    <vt:lpwstr>eyJoZGlkIjoiYmViYjVkNzczNjcxODEzNDUxZDc2ZGFlOTdiZjA1ZjMiLCJ1c2VySWQiOiI4NzgxMTUyMzYifQ==</vt:lpwstr>
  </property>
</Properties>
</file>